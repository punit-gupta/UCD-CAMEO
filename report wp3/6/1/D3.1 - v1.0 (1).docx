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8F52D" w14:textId="77777777" w:rsidR="009E7DB5" w:rsidRDefault="009E7DB5" w:rsidP="009E7DB5">
      <w:pPr>
        <w:jc w:val="center"/>
        <w:rPr>
          <w:b/>
          <w:color w:val="394D96"/>
          <w:sz w:val="96"/>
          <w:szCs w:val="96"/>
        </w:rPr>
      </w:pPr>
    </w:p>
    <w:p w14:paraId="0103A064" w14:textId="77777777" w:rsidR="009E7DB5" w:rsidRDefault="009E7DB5" w:rsidP="009E7DB5">
      <w:pPr>
        <w:jc w:val="center"/>
        <w:rPr>
          <w:b/>
          <w:color w:val="394D96"/>
          <w:sz w:val="96"/>
          <w:szCs w:val="96"/>
        </w:rPr>
      </w:pPr>
    </w:p>
    <w:p w14:paraId="6863AC8F" w14:textId="77777777" w:rsidR="009E7DB5" w:rsidRDefault="009E7DB5" w:rsidP="009E7DB5">
      <w:pPr>
        <w:jc w:val="center"/>
        <w:rPr>
          <w:b/>
          <w:color w:val="394D96"/>
          <w:sz w:val="96"/>
          <w:szCs w:val="96"/>
        </w:rPr>
      </w:pPr>
    </w:p>
    <w:p w14:paraId="5D31916C" w14:textId="032CCA90" w:rsidR="009E7DB5" w:rsidRDefault="009E7DB5" w:rsidP="009E7DB5">
      <w:pPr>
        <w:jc w:val="center"/>
        <w:rPr>
          <w:b/>
          <w:color w:val="394D96"/>
          <w:sz w:val="96"/>
          <w:szCs w:val="96"/>
        </w:rPr>
      </w:pPr>
      <w:r>
        <w:rPr>
          <w:b/>
          <w:bCs/>
          <w:noProof/>
          <w:color w:val="000000"/>
          <w:sz w:val="48"/>
          <w:szCs w:val="48"/>
          <w:bdr w:val="none" w:sz="0" w:space="0" w:color="auto" w:frame="1"/>
        </w:rPr>
        <w:drawing>
          <wp:inline distT="0" distB="0" distL="0" distR="0" wp14:anchorId="3DC5D216" wp14:editId="69197945">
            <wp:extent cx="4621576" cy="1803400"/>
            <wp:effectExtent l="0" t="0" r="0" b="0"/>
            <wp:docPr id="3" name="Picture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2841" cy="1819502"/>
                    </a:xfrm>
                    <a:prstGeom prst="rect">
                      <a:avLst/>
                    </a:prstGeom>
                    <a:noFill/>
                    <a:ln>
                      <a:noFill/>
                    </a:ln>
                  </pic:spPr>
                </pic:pic>
              </a:graphicData>
            </a:graphic>
          </wp:inline>
        </w:drawing>
      </w:r>
    </w:p>
    <w:p w14:paraId="6CAC7E3D" w14:textId="3C031461" w:rsidR="00434929" w:rsidRDefault="009018E0">
      <w:pPr>
        <w:rPr>
          <w:b/>
          <w:color w:val="394D96"/>
          <w:sz w:val="96"/>
          <w:szCs w:val="96"/>
        </w:rPr>
      </w:pPr>
      <w:r>
        <w:rPr>
          <w:b/>
          <w:color w:val="394D96"/>
          <w:sz w:val="96"/>
          <w:szCs w:val="96"/>
        </w:rPr>
        <w:t>CAMEO</w:t>
      </w:r>
    </w:p>
    <w:p w14:paraId="3073EB90" w14:textId="77777777" w:rsidR="00434929" w:rsidRDefault="009018E0">
      <w:pPr>
        <w:tabs>
          <w:tab w:val="left" w:pos="2127"/>
        </w:tabs>
        <w:spacing w:after="0" w:line="240" w:lineRule="auto"/>
        <w:rPr>
          <w:b/>
          <w:color w:val="394D96"/>
          <w:sz w:val="36"/>
          <w:szCs w:val="36"/>
        </w:rPr>
      </w:pPr>
      <w:r>
        <w:rPr>
          <w:b/>
          <w:color w:val="394D96"/>
          <w:sz w:val="36"/>
          <w:szCs w:val="36"/>
        </w:rPr>
        <w:t xml:space="preserve">Architecture for Manipulating Earth Observation Data </w:t>
      </w:r>
    </w:p>
    <w:p w14:paraId="6A20C176" w14:textId="77777777" w:rsidR="00434929" w:rsidRDefault="00434929">
      <w:pPr>
        <w:tabs>
          <w:tab w:val="left" w:pos="2127"/>
        </w:tabs>
        <w:spacing w:after="0" w:line="240" w:lineRule="auto"/>
        <w:rPr>
          <w:b/>
          <w:color w:val="394D96"/>
          <w:sz w:val="36"/>
          <w:szCs w:val="36"/>
        </w:rPr>
      </w:pPr>
    </w:p>
    <w:p w14:paraId="05AAB705" w14:textId="77777777" w:rsidR="00434929" w:rsidRDefault="009018E0">
      <w:pPr>
        <w:tabs>
          <w:tab w:val="left" w:pos="2127"/>
        </w:tabs>
        <w:spacing w:after="0" w:line="240" w:lineRule="auto"/>
        <w:rPr>
          <w:b/>
          <w:color w:val="394D96"/>
          <w:sz w:val="24"/>
          <w:szCs w:val="24"/>
        </w:rPr>
      </w:pPr>
      <w:r>
        <w:rPr>
          <w:b/>
          <w:color w:val="394D96"/>
          <w:sz w:val="24"/>
          <w:szCs w:val="24"/>
        </w:rPr>
        <w:t>_________________________________________________________________________</w:t>
      </w:r>
    </w:p>
    <w:p w14:paraId="013BE48E" w14:textId="77777777" w:rsidR="00434929" w:rsidRDefault="00434929">
      <w:pPr>
        <w:tabs>
          <w:tab w:val="left" w:pos="2127"/>
        </w:tabs>
        <w:spacing w:after="0" w:line="240" w:lineRule="auto"/>
        <w:rPr>
          <w:b/>
          <w:color w:val="394D96"/>
          <w:sz w:val="24"/>
          <w:szCs w:val="24"/>
        </w:rPr>
      </w:pPr>
    </w:p>
    <w:p w14:paraId="71BBD5BA" w14:textId="25C09A03" w:rsidR="00434929" w:rsidRDefault="009018E0">
      <w:pPr>
        <w:tabs>
          <w:tab w:val="left" w:pos="2127"/>
        </w:tabs>
        <w:spacing w:after="0" w:line="240" w:lineRule="auto"/>
        <w:rPr>
          <w:b/>
          <w:color w:val="394D96"/>
          <w:sz w:val="72"/>
          <w:szCs w:val="72"/>
        </w:rPr>
      </w:pPr>
      <w:r>
        <w:rPr>
          <w:b/>
          <w:color w:val="394D96"/>
          <w:sz w:val="72"/>
          <w:szCs w:val="72"/>
        </w:rPr>
        <w:t>D</w:t>
      </w:r>
      <w:r w:rsidR="009E7DB5">
        <w:rPr>
          <w:b/>
          <w:color w:val="394D96"/>
          <w:sz w:val="72"/>
          <w:szCs w:val="72"/>
        </w:rPr>
        <w:t>3</w:t>
      </w:r>
      <w:r>
        <w:rPr>
          <w:b/>
          <w:color w:val="394D96"/>
          <w:sz w:val="72"/>
          <w:szCs w:val="72"/>
        </w:rPr>
        <w:t>.</w:t>
      </w:r>
      <w:r w:rsidR="009E7DB5">
        <w:rPr>
          <w:b/>
          <w:color w:val="394D96"/>
          <w:sz w:val="72"/>
          <w:szCs w:val="72"/>
        </w:rPr>
        <w:t>1</w:t>
      </w:r>
    </w:p>
    <w:p w14:paraId="4E033EFA" w14:textId="77777777" w:rsidR="00434929" w:rsidRDefault="00434929">
      <w:pPr>
        <w:tabs>
          <w:tab w:val="left" w:pos="2127"/>
          <w:tab w:val="left" w:pos="2977"/>
        </w:tabs>
        <w:spacing w:after="0" w:line="240" w:lineRule="auto"/>
        <w:rPr>
          <w:b/>
          <w:color w:val="394D96"/>
          <w:sz w:val="24"/>
          <w:szCs w:val="24"/>
        </w:rPr>
      </w:pPr>
    </w:p>
    <w:p w14:paraId="6D93CC51" w14:textId="1DCD0776" w:rsidR="00434929" w:rsidRDefault="009018E0">
      <w:pPr>
        <w:tabs>
          <w:tab w:val="left" w:pos="3825"/>
          <w:tab w:val="left" w:pos="2685"/>
          <w:tab w:val="left" w:pos="2400"/>
          <w:tab w:val="left" w:pos="2977"/>
        </w:tabs>
        <w:spacing w:after="0" w:line="240" w:lineRule="auto"/>
        <w:rPr>
          <w:b/>
          <w:color w:val="394D96"/>
          <w:sz w:val="24"/>
          <w:szCs w:val="24"/>
        </w:rPr>
      </w:pPr>
      <w:r>
        <w:rPr>
          <w:b/>
          <w:color w:val="394D96"/>
          <w:sz w:val="24"/>
          <w:szCs w:val="24"/>
        </w:rPr>
        <w:t>WORK PACKAGE:</w:t>
      </w:r>
      <w:r>
        <w:rPr>
          <w:b/>
          <w:color w:val="394D96"/>
          <w:sz w:val="24"/>
          <w:szCs w:val="24"/>
        </w:rPr>
        <w:tab/>
        <w:t>WP</w:t>
      </w:r>
      <w:r w:rsidR="009E7DB5">
        <w:rPr>
          <w:b/>
          <w:color w:val="394D96"/>
          <w:sz w:val="24"/>
          <w:szCs w:val="24"/>
        </w:rPr>
        <w:t>3</w:t>
      </w:r>
      <w:r>
        <w:rPr>
          <w:b/>
          <w:color w:val="394D96"/>
          <w:sz w:val="24"/>
          <w:szCs w:val="24"/>
        </w:rPr>
        <w:tab/>
      </w:r>
      <w:r>
        <w:rPr>
          <w:b/>
          <w:color w:val="394D96"/>
          <w:sz w:val="24"/>
          <w:szCs w:val="24"/>
        </w:rPr>
        <w:tab/>
      </w:r>
      <w:r w:rsidR="009E7DB5" w:rsidRPr="009E7DB5">
        <w:rPr>
          <w:b/>
          <w:color w:val="394D96"/>
          <w:sz w:val="24"/>
          <w:szCs w:val="24"/>
        </w:rPr>
        <w:t>Data Quality Assurance</w:t>
      </w:r>
    </w:p>
    <w:p w14:paraId="5A1234E9" w14:textId="2030E54D" w:rsidR="00434929" w:rsidRDefault="009018E0">
      <w:pPr>
        <w:tabs>
          <w:tab w:val="left" w:pos="3825"/>
          <w:tab w:val="left" w:pos="2400"/>
          <w:tab w:val="left" w:pos="2977"/>
        </w:tabs>
        <w:spacing w:after="0" w:line="240" w:lineRule="auto"/>
        <w:rPr>
          <w:b/>
          <w:color w:val="394D96"/>
          <w:sz w:val="22"/>
          <w:szCs w:val="22"/>
        </w:rPr>
      </w:pPr>
      <w:r>
        <w:rPr>
          <w:b/>
          <w:color w:val="394D96"/>
          <w:sz w:val="24"/>
          <w:szCs w:val="24"/>
        </w:rPr>
        <w:t>DELIVERABLE:</w:t>
      </w:r>
      <w:r>
        <w:rPr>
          <w:b/>
          <w:color w:val="394D96"/>
          <w:sz w:val="24"/>
          <w:szCs w:val="24"/>
        </w:rPr>
        <w:tab/>
      </w:r>
      <w:r w:rsidR="009E7DB5">
        <w:rPr>
          <w:b/>
          <w:color w:val="394D96"/>
          <w:sz w:val="24"/>
          <w:szCs w:val="24"/>
        </w:rPr>
        <w:t>3.1</w:t>
      </w:r>
      <w:r>
        <w:rPr>
          <w:b/>
          <w:color w:val="394D96"/>
          <w:sz w:val="24"/>
          <w:szCs w:val="24"/>
        </w:rPr>
        <w:tab/>
      </w:r>
      <w:r>
        <w:rPr>
          <w:b/>
          <w:color w:val="394D96"/>
          <w:sz w:val="24"/>
          <w:szCs w:val="24"/>
        </w:rPr>
        <w:tab/>
      </w:r>
      <w:r w:rsidR="009E7DB5" w:rsidRPr="009E7DB5">
        <w:rPr>
          <w:b/>
          <w:color w:val="394D96"/>
          <w:sz w:val="22"/>
          <w:szCs w:val="22"/>
        </w:rPr>
        <w:t>Data Quality Measures</w:t>
      </w:r>
    </w:p>
    <w:p w14:paraId="0784C7A8" w14:textId="77777777" w:rsidR="00434929" w:rsidRDefault="00434929">
      <w:pPr>
        <w:tabs>
          <w:tab w:val="left" w:pos="3825"/>
          <w:tab w:val="left" w:pos="2400"/>
          <w:tab w:val="left" w:pos="2977"/>
        </w:tabs>
        <w:spacing w:after="0" w:line="240" w:lineRule="auto"/>
        <w:rPr>
          <w:b/>
          <w:color w:val="394D96"/>
          <w:sz w:val="24"/>
          <w:szCs w:val="24"/>
        </w:rPr>
      </w:pPr>
    </w:p>
    <w:p w14:paraId="0BEC38EC" w14:textId="7679639B" w:rsidR="00434929" w:rsidRDefault="009018E0">
      <w:pPr>
        <w:tabs>
          <w:tab w:val="left" w:pos="3825"/>
          <w:tab w:val="left" w:pos="2400"/>
          <w:tab w:val="left" w:pos="2977"/>
        </w:tabs>
        <w:spacing w:after="0" w:line="240" w:lineRule="auto"/>
        <w:rPr>
          <w:b/>
          <w:color w:val="394D96"/>
          <w:sz w:val="24"/>
          <w:szCs w:val="24"/>
          <w:shd w:val="clear" w:color="auto" w:fill="F4CCCC"/>
        </w:rPr>
      </w:pPr>
      <w:r>
        <w:rPr>
          <w:b/>
          <w:color w:val="394D96"/>
          <w:sz w:val="24"/>
          <w:szCs w:val="24"/>
        </w:rPr>
        <w:t>SUBMISSION DATE:</w:t>
      </w:r>
      <w:r>
        <w:rPr>
          <w:b/>
          <w:color w:val="394D96"/>
          <w:sz w:val="24"/>
          <w:szCs w:val="24"/>
        </w:rPr>
        <w:tab/>
        <w:t>0</w:t>
      </w:r>
      <w:r w:rsidR="009E7DB5">
        <w:rPr>
          <w:b/>
          <w:color w:val="394D96"/>
          <w:sz w:val="24"/>
          <w:szCs w:val="24"/>
        </w:rPr>
        <w:t>3</w:t>
      </w:r>
      <w:r>
        <w:rPr>
          <w:b/>
          <w:color w:val="394D96"/>
          <w:sz w:val="24"/>
          <w:szCs w:val="24"/>
        </w:rPr>
        <w:t xml:space="preserve"> 0</w:t>
      </w:r>
      <w:r w:rsidR="009E7DB5">
        <w:rPr>
          <w:b/>
          <w:color w:val="394D96"/>
          <w:sz w:val="24"/>
          <w:szCs w:val="24"/>
        </w:rPr>
        <w:t>5</w:t>
      </w:r>
      <w:r>
        <w:rPr>
          <w:b/>
          <w:color w:val="394D96"/>
          <w:sz w:val="24"/>
          <w:szCs w:val="24"/>
        </w:rPr>
        <w:t xml:space="preserve"> 2023</w:t>
      </w:r>
    </w:p>
    <w:p w14:paraId="005074C1" w14:textId="77777777" w:rsidR="00434929" w:rsidRDefault="009018E0">
      <w:pPr>
        <w:tabs>
          <w:tab w:val="left" w:pos="3825"/>
          <w:tab w:val="left" w:pos="2400"/>
          <w:tab w:val="left" w:pos="2977"/>
        </w:tabs>
        <w:spacing w:after="0" w:line="240" w:lineRule="auto"/>
        <w:rPr>
          <w:b/>
          <w:color w:val="394D96"/>
          <w:sz w:val="24"/>
          <w:szCs w:val="24"/>
        </w:rPr>
      </w:pPr>
      <w:r>
        <w:rPr>
          <w:b/>
          <w:color w:val="394D96"/>
          <w:sz w:val="24"/>
          <w:szCs w:val="24"/>
        </w:rPr>
        <w:t>NATURE:</w:t>
      </w:r>
      <w:r>
        <w:rPr>
          <w:b/>
          <w:color w:val="394D96"/>
          <w:sz w:val="24"/>
          <w:szCs w:val="24"/>
        </w:rPr>
        <w:tab/>
        <w:t>WORK PACKAGE OUTPUT REPORT (INTERMEDIATE)</w:t>
      </w:r>
      <w:r>
        <w:br w:type="page"/>
      </w:r>
    </w:p>
    <w:p w14:paraId="299BBA60" w14:textId="77777777" w:rsidR="00434929" w:rsidRDefault="00434929">
      <w:pPr>
        <w:spacing w:after="0" w:line="240" w:lineRule="auto"/>
        <w:rPr>
          <w:sz w:val="24"/>
          <w:szCs w:val="24"/>
        </w:rPr>
      </w:pPr>
    </w:p>
    <w:p w14:paraId="5649B96F" w14:textId="77777777" w:rsidR="00434929" w:rsidRDefault="00434929">
      <w:pPr>
        <w:spacing w:after="0" w:line="240" w:lineRule="auto"/>
        <w:rPr>
          <w:sz w:val="24"/>
          <w:szCs w:val="24"/>
        </w:rPr>
      </w:pPr>
    </w:p>
    <w:p w14:paraId="655BC744" w14:textId="77777777" w:rsidR="00434929" w:rsidRDefault="00434929">
      <w:pPr>
        <w:spacing w:after="0" w:line="240" w:lineRule="auto"/>
        <w:rPr>
          <w:sz w:val="24"/>
          <w:szCs w:val="24"/>
        </w:rPr>
      </w:pPr>
    </w:p>
    <w:tbl>
      <w:tblPr>
        <w:tblStyle w:val="a"/>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8475"/>
      </w:tblGrid>
      <w:tr w:rsidR="00434929" w14:paraId="3018AE99" w14:textId="77777777">
        <w:trPr>
          <w:trHeight w:val="227"/>
        </w:trPr>
        <w:tc>
          <w:tcPr>
            <w:tcW w:w="9915" w:type="dxa"/>
            <w:gridSpan w:val="2"/>
            <w:shd w:val="clear" w:color="auto" w:fill="394D96"/>
          </w:tcPr>
          <w:p w14:paraId="0CF863C8" w14:textId="77777777" w:rsidR="00434929" w:rsidRDefault="009018E0">
            <w:pPr>
              <w:widowControl w:val="0"/>
              <w:spacing w:after="0" w:line="240" w:lineRule="auto"/>
              <w:rPr>
                <w:b/>
                <w:color w:val="FFFFFF"/>
              </w:rPr>
            </w:pPr>
            <w:r>
              <w:rPr>
                <w:b/>
                <w:color w:val="FFFFFF"/>
              </w:rPr>
              <w:t>Document Control</w:t>
            </w:r>
          </w:p>
        </w:tc>
      </w:tr>
      <w:tr w:rsidR="00434929" w14:paraId="0BBCEA4A" w14:textId="77777777">
        <w:trPr>
          <w:trHeight w:val="227"/>
        </w:trPr>
        <w:tc>
          <w:tcPr>
            <w:tcW w:w="1440" w:type="dxa"/>
          </w:tcPr>
          <w:p w14:paraId="3DEEED3D" w14:textId="77777777" w:rsidR="00434929" w:rsidRDefault="009018E0">
            <w:pPr>
              <w:widowControl w:val="0"/>
              <w:spacing w:after="0" w:line="240" w:lineRule="auto"/>
              <w:rPr>
                <w:b/>
                <w:color w:val="394D96"/>
              </w:rPr>
            </w:pPr>
            <w:r>
              <w:rPr>
                <w:b/>
                <w:color w:val="394D96"/>
              </w:rPr>
              <w:t>Creator</w:t>
            </w:r>
          </w:p>
        </w:tc>
        <w:tc>
          <w:tcPr>
            <w:tcW w:w="8475" w:type="dxa"/>
            <w:shd w:val="clear" w:color="auto" w:fill="auto"/>
            <w:tcMar>
              <w:top w:w="100" w:type="dxa"/>
              <w:left w:w="100" w:type="dxa"/>
              <w:bottom w:w="100" w:type="dxa"/>
              <w:right w:w="100" w:type="dxa"/>
            </w:tcMar>
          </w:tcPr>
          <w:p w14:paraId="121005D8" w14:textId="31CB27CD" w:rsidR="00434929" w:rsidRDefault="009E7DB5">
            <w:pPr>
              <w:widowControl w:val="0"/>
              <w:spacing w:after="0" w:line="240" w:lineRule="auto"/>
              <w:rPr>
                <w:b/>
                <w:color w:val="394D96"/>
              </w:rPr>
            </w:pPr>
            <w:r>
              <w:rPr>
                <w:b/>
                <w:color w:val="394D96"/>
              </w:rPr>
              <w:t>Punit Gupta</w:t>
            </w:r>
          </w:p>
        </w:tc>
      </w:tr>
      <w:tr w:rsidR="00434929" w14:paraId="4AD76E33" w14:textId="77777777">
        <w:trPr>
          <w:trHeight w:val="227"/>
        </w:trPr>
        <w:tc>
          <w:tcPr>
            <w:tcW w:w="1440" w:type="dxa"/>
          </w:tcPr>
          <w:p w14:paraId="6974E2E9" w14:textId="77777777" w:rsidR="00434929" w:rsidRDefault="009018E0">
            <w:pPr>
              <w:widowControl w:val="0"/>
              <w:spacing w:after="0" w:line="240" w:lineRule="auto"/>
              <w:rPr>
                <w:b/>
                <w:color w:val="394D96"/>
              </w:rPr>
            </w:pPr>
            <w:r>
              <w:rPr>
                <w:b/>
                <w:color w:val="394D96"/>
              </w:rPr>
              <w:t>Description</w:t>
            </w:r>
          </w:p>
        </w:tc>
        <w:tc>
          <w:tcPr>
            <w:tcW w:w="8475" w:type="dxa"/>
            <w:shd w:val="clear" w:color="auto" w:fill="auto"/>
            <w:tcMar>
              <w:top w:w="100" w:type="dxa"/>
              <w:left w:w="100" w:type="dxa"/>
              <w:bottom w:w="100" w:type="dxa"/>
              <w:right w:w="100" w:type="dxa"/>
            </w:tcMar>
          </w:tcPr>
          <w:p w14:paraId="4431F02B" w14:textId="7E9A6B1B" w:rsidR="00434929" w:rsidRDefault="009018E0">
            <w:pPr>
              <w:rPr>
                <w:sz w:val="24"/>
                <w:szCs w:val="24"/>
              </w:rPr>
            </w:pPr>
            <w:r>
              <w:rPr>
                <w:b/>
                <w:color w:val="394D96"/>
              </w:rPr>
              <w:t xml:space="preserve">The intended design of the Earth Observation Intelligent Data Analytics Services for CAMEO project, as part of deliverable </w:t>
            </w:r>
            <w:r w:rsidR="009E7DB5">
              <w:rPr>
                <w:b/>
                <w:color w:val="394D96"/>
              </w:rPr>
              <w:t>3.1</w:t>
            </w:r>
          </w:p>
        </w:tc>
      </w:tr>
      <w:tr w:rsidR="00434929" w14:paraId="27556104" w14:textId="77777777">
        <w:trPr>
          <w:trHeight w:val="227"/>
        </w:trPr>
        <w:tc>
          <w:tcPr>
            <w:tcW w:w="1440" w:type="dxa"/>
          </w:tcPr>
          <w:p w14:paraId="45AB666E" w14:textId="77777777" w:rsidR="00434929" w:rsidRDefault="009018E0">
            <w:pPr>
              <w:widowControl w:val="0"/>
              <w:spacing w:after="0" w:line="240" w:lineRule="auto"/>
              <w:rPr>
                <w:b/>
                <w:color w:val="394D96"/>
              </w:rPr>
            </w:pPr>
            <w:r>
              <w:rPr>
                <w:b/>
                <w:color w:val="394D96"/>
              </w:rPr>
              <w:t>Publisher</w:t>
            </w:r>
          </w:p>
        </w:tc>
        <w:tc>
          <w:tcPr>
            <w:tcW w:w="8475" w:type="dxa"/>
            <w:shd w:val="clear" w:color="auto" w:fill="auto"/>
            <w:tcMar>
              <w:top w:w="100" w:type="dxa"/>
              <w:left w:w="100" w:type="dxa"/>
              <w:bottom w:w="100" w:type="dxa"/>
              <w:right w:w="100" w:type="dxa"/>
            </w:tcMar>
          </w:tcPr>
          <w:p w14:paraId="5B8563E0" w14:textId="01D88B64" w:rsidR="00434929" w:rsidRDefault="009E7DB5">
            <w:pPr>
              <w:widowControl w:val="0"/>
              <w:spacing w:after="0" w:line="240" w:lineRule="auto"/>
              <w:rPr>
                <w:b/>
                <w:color w:val="394D96"/>
              </w:rPr>
            </w:pPr>
            <w:r>
              <w:rPr>
                <w:b/>
                <w:color w:val="394D96"/>
              </w:rPr>
              <w:t>University College Dublin</w:t>
            </w:r>
          </w:p>
        </w:tc>
      </w:tr>
      <w:tr w:rsidR="00434929" w14:paraId="22231B6F" w14:textId="77777777">
        <w:trPr>
          <w:trHeight w:val="227"/>
        </w:trPr>
        <w:tc>
          <w:tcPr>
            <w:tcW w:w="1440" w:type="dxa"/>
          </w:tcPr>
          <w:p w14:paraId="1177ABBA" w14:textId="77777777" w:rsidR="00434929" w:rsidRDefault="009018E0">
            <w:pPr>
              <w:widowControl w:val="0"/>
              <w:spacing w:after="0" w:line="240" w:lineRule="auto"/>
              <w:rPr>
                <w:b/>
                <w:color w:val="394D96"/>
              </w:rPr>
            </w:pPr>
            <w:r>
              <w:rPr>
                <w:b/>
                <w:color w:val="394D96"/>
              </w:rPr>
              <w:t>Audience</w:t>
            </w:r>
          </w:p>
        </w:tc>
        <w:tc>
          <w:tcPr>
            <w:tcW w:w="8475" w:type="dxa"/>
            <w:shd w:val="clear" w:color="auto" w:fill="auto"/>
            <w:tcMar>
              <w:top w:w="100" w:type="dxa"/>
              <w:left w:w="100" w:type="dxa"/>
              <w:bottom w:w="100" w:type="dxa"/>
              <w:right w:w="100" w:type="dxa"/>
            </w:tcMar>
          </w:tcPr>
          <w:p w14:paraId="3703A6CF" w14:textId="77777777" w:rsidR="00434929" w:rsidRDefault="009018E0">
            <w:pPr>
              <w:widowControl w:val="0"/>
              <w:spacing w:after="0" w:line="240" w:lineRule="auto"/>
              <w:rPr>
                <w:b/>
                <w:color w:val="394D96"/>
              </w:rPr>
            </w:pPr>
            <w:r>
              <w:rPr>
                <w:b/>
                <w:color w:val="394D96"/>
              </w:rPr>
              <w:t>CAMEO Project</w:t>
            </w:r>
          </w:p>
        </w:tc>
      </w:tr>
      <w:tr w:rsidR="00434929" w14:paraId="0C3D4D26" w14:textId="77777777">
        <w:trPr>
          <w:trHeight w:val="227"/>
        </w:trPr>
        <w:tc>
          <w:tcPr>
            <w:tcW w:w="1440" w:type="dxa"/>
          </w:tcPr>
          <w:p w14:paraId="37E028B2" w14:textId="77777777" w:rsidR="00434929" w:rsidRDefault="009018E0">
            <w:pPr>
              <w:widowControl w:val="0"/>
              <w:spacing w:after="0" w:line="240" w:lineRule="auto"/>
              <w:rPr>
                <w:b/>
                <w:color w:val="394D96"/>
              </w:rPr>
            </w:pPr>
            <w:r>
              <w:rPr>
                <w:b/>
                <w:color w:val="394D96"/>
              </w:rPr>
              <w:t>Status</w:t>
            </w:r>
          </w:p>
        </w:tc>
        <w:tc>
          <w:tcPr>
            <w:tcW w:w="8475" w:type="dxa"/>
            <w:shd w:val="clear" w:color="auto" w:fill="auto"/>
            <w:tcMar>
              <w:top w:w="100" w:type="dxa"/>
              <w:left w:w="100" w:type="dxa"/>
              <w:bottom w:w="100" w:type="dxa"/>
              <w:right w:w="100" w:type="dxa"/>
            </w:tcMar>
          </w:tcPr>
          <w:p w14:paraId="2D86176C" w14:textId="77777777" w:rsidR="00434929" w:rsidRDefault="009018E0">
            <w:pPr>
              <w:widowControl w:val="0"/>
              <w:spacing w:after="0" w:line="240" w:lineRule="auto"/>
              <w:rPr>
                <w:b/>
                <w:color w:val="394D96"/>
              </w:rPr>
            </w:pPr>
            <w:r>
              <w:rPr>
                <w:b/>
                <w:color w:val="394D96"/>
              </w:rPr>
              <w:t>Draft</w:t>
            </w:r>
          </w:p>
        </w:tc>
      </w:tr>
    </w:tbl>
    <w:p w14:paraId="26C56626" w14:textId="77777777" w:rsidR="00434929" w:rsidRDefault="00434929">
      <w:pPr>
        <w:rPr>
          <w:b/>
        </w:rPr>
      </w:pPr>
    </w:p>
    <w:tbl>
      <w:tblPr>
        <w:tblStyle w:val="a0"/>
        <w:tblW w:w="9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8"/>
        <w:gridCol w:w="1275"/>
        <w:gridCol w:w="851"/>
        <w:gridCol w:w="4536"/>
        <w:gridCol w:w="2258"/>
      </w:tblGrid>
      <w:tr w:rsidR="00434929" w14:paraId="1D7D97CB" w14:textId="77777777">
        <w:trPr>
          <w:trHeight w:val="227"/>
        </w:trPr>
        <w:tc>
          <w:tcPr>
            <w:tcW w:w="988" w:type="dxa"/>
            <w:shd w:val="clear" w:color="auto" w:fill="394D96"/>
          </w:tcPr>
          <w:p w14:paraId="7DEC943F" w14:textId="77777777" w:rsidR="00434929" w:rsidRDefault="009018E0">
            <w:pPr>
              <w:widowControl w:val="0"/>
              <w:spacing w:after="0" w:line="240" w:lineRule="auto"/>
              <w:rPr>
                <w:b/>
                <w:color w:val="FFFFFF"/>
              </w:rPr>
            </w:pPr>
            <w:r>
              <w:rPr>
                <w:b/>
                <w:color w:val="FFFFFF"/>
              </w:rPr>
              <w:t>Version</w:t>
            </w:r>
          </w:p>
        </w:tc>
        <w:tc>
          <w:tcPr>
            <w:tcW w:w="1275" w:type="dxa"/>
            <w:shd w:val="clear" w:color="auto" w:fill="394D96"/>
            <w:tcMar>
              <w:top w:w="100" w:type="dxa"/>
              <w:left w:w="100" w:type="dxa"/>
              <w:bottom w:w="100" w:type="dxa"/>
              <w:right w:w="100" w:type="dxa"/>
            </w:tcMar>
          </w:tcPr>
          <w:p w14:paraId="780029EC" w14:textId="77777777" w:rsidR="00434929" w:rsidRDefault="009018E0">
            <w:pPr>
              <w:widowControl w:val="0"/>
              <w:spacing w:after="0" w:line="240" w:lineRule="auto"/>
              <w:rPr>
                <w:b/>
                <w:color w:val="FFFFFF"/>
              </w:rPr>
            </w:pPr>
            <w:r>
              <w:rPr>
                <w:b/>
                <w:color w:val="FFFFFF"/>
              </w:rPr>
              <w:t>Issue date</w:t>
            </w:r>
          </w:p>
        </w:tc>
        <w:tc>
          <w:tcPr>
            <w:tcW w:w="851" w:type="dxa"/>
            <w:shd w:val="clear" w:color="auto" w:fill="394D96"/>
          </w:tcPr>
          <w:p w14:paraId="39553873" w14:textId="77777777" w:rsidR="00434929" w:rsidRDefault="009018E0">
            <w:pPr>
              <w:widowControl w:val="0"/>
              <w:spacing w:after="0" w:line="240" w:lineRule="auto"/>
              <w:ind w:left="116" w:hanging="75"/>
              <w:rPr>
                <w:color w:val="FFFFFF"/>
              </w:rPr>
            </w:pPr>
            <w:r>
              <w:rPr>
                <w:color w:val="FFFFFF"/>
              </w:rPr>
              <w:t xml:space="preserve">Stage </w:t>
            </w:r>
          </w:p>
        </w:tc>
        <w:tc>
          <w:tcPr>
            <w:tcW w:w="4536" w:type="dxa"/>
            <w:shd w:val="clear" w:color="auto" w:fill="394D96"/>
            <w:tcMar>
              <w:top w:w="100" w:type="dxa"/>
              <w:left w:w="100" w:type="dxa"/>
              <w:bottom w:w="100" w:type="dxa"/>
              <w:right w:w="100" w:type="dxa"/>
            </w:tcMar>
          </w:tcPr>
          <w:p w14:paraId="1563550B" w14:textId="77777777" w:rsidR="00434929" w:rsidRDefault="009018E0">
            <w:pPr>
              <w:widowControl w:val="0"/>
              <w:spacing w:after="0" w:line="240" w:lineRule="auto"/>
              <w:ind w:left="116" w:hanging="75"/>
              <w:rPr>
                <w:color w:val="FFFFFF"/>
              </w:rPr>
            </w:pPr>
            <w:r>
              <w:rPr>
                <w:color w:val="FFFFFF"/>
              </w:rPr>
              <w:t>Changes</w:t>
            </w:r>
          </w:p>
        </w:tc>
        <w:tc>
          <w:tcPr>
            <w:tcW w:w="2258" w:type="dxa"/>
            <w:shd w:val="clear" w:color="auto" w:fill="394D96"/>
          </w:tcPr>
          <w:p w14:paraId="1EC2427E" w14:textId="77777777" w:rsidR="00434929" w:rsidRDefault="009018E0">
            <w:pPr>
              <w:widowControl w:val="0"/>
              <w:spacing w:after="0" w:line="240" w:lineRule="auto"/>
              <w:ind w:left="116" w:hanging="75"/>
              <w:rPr>
                <w:color w:val="FFFFFF"/>
              </w:rPr>
            </w:pPr>
            <w:r>
              <w:rPr>
                <w:color w:val="FFFFFF"/>
              </w:rPr>
              <w:t>Contributor</w:t>
            </w:r>
          </w:p>
        </w:tc>
      </w:tr>
      <w:tr w:rsidR="00434929" w14:paraId="3E8A5133"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6350D2D" w14:textId="77777777" w:rsidR="00434929" w:rsidRDefault="009018E0">
            <w:pPr>
              <w:widowControl w:val="0"/>
              <w:spacing w:after="0" w:line="240" w:lineRule="auto"/>
              <w:rPr>
                <w:color w:val="394D96"/>
              </w:rPr>
            </w:pPr>
            <w:r>
              <w:rPr>
                <w:color w:val="394D96"/>
              </w:rPr>
              <w:t>0.1 </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C476DA8" w14:textId="77777777" w:rsidR="00434929" w:rsidRDefault="009018E0">
            <w:pPr>
              <w:widowControl w:val="0"/>
              <w:spacing w:after="0" w:line="240" w:lineRule="auto"/>
              <w:rPr>
                <w:color w:val="394D96"/>
              </w:rPr>
            </w:pPr>
            <w:r>
              <w:rPr>
                <w:color w:val="394D96"/>
              </w:rPr>
              <w:t>17/02/2023 </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B46BF0B" w14:textId="77777777" w:rsidR="00434929" w:rsidRDefault="009018E0">
            <w:pPr>
              <w:widowControl w:val="0"/>
              <w:spacing w:after="0" w:line="240" w:lineRule="auto"/>
              <w:ind w:left="116" w:hanging="75"/>
              <w:rPr>
                <w:color w:val="394D96"/>
              </w:rPr>
            </w:pPr>
            <w:r>
              <w:rPr>
                <w:color w:val="394D96"/>
              </w:rPr>
              <w:t>Draft </w:t>
            </w: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1BC9F6" w14:textId="77777777" w:rsidR="00434929" w:rsidRDefault="009018E0">
            <w:pPr>
              <w:widowControl w:val="0"/>
              <w:spacing w:after="0" w:line="240" w:lineRule="auto"/>
              <w:ind w:left="116" w:hanging="75"/>
              <w:jc w:val="left"/>
              <w:rPr>
                <w:color w:val="394D96"/>
              </w:rPr>
            </w:pPr>
            <w:r>
              <w:rPr>
                <w:color w:val="394D96"/>
              </w:rPr>
              <w:t>No previous document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1FA85A" w14:textId="3860A992" w:rsidR="00434929" w:rsidRDefault="009018E0">
            <w:pPr>
              <w:widowControl w:val="0"/>
              <w:spacing w:after="0" w:line="240" w:lineRule="auto"/>
              <w:ind w:left="116" w:hanging="75"/>
              <w:rPr>
                <w:color w:val="394D96"/>
              </w:rPr>
            </w:pPr>
            <w:r>
              <w:rPr>
                <w:color w:val="394D96"/>
              </w:rPr>
              <w:t xml:space="preserve">P </w:t>
            </w:r>
            <w:del w:id="0" w:author="Punit Gupta" w:date="2023-05-31T16:35:00Z">
              <w:r w:rsidDel="00BA73F4">
                <w:rPr>
                  <w:color w:val="394D96"/>
                </w:rPr>
                <w:delText>Godfrey </w:delText>
              </w:r>
            </w:del>
            <w:ins w:id="1" w:author="Punit Gupta" w:date="2023-05-31T16:35:00Z">
              <w:r w:rsidR="00BA73F4">
                <w:rPr>
                  <w:color w:val="394D96"/>
                </w:rPr>
                <w:t>Gupta</w:t>
              </w:r>
            </w:ins>
          </w:p>
        </w:tc>
      </w:tr>
      <w:tr w:rsidR="00434929" w14:paraId="68E4F821"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B59D676" w14:textId="7B0CAC14" w:rsidR="00434929"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854AE8" w14:textId="3125326F" w:rsidR="00434929"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97582F" w14:textId="222CF0F9" w:rsidR="00434929"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1EDBDE" w14:textId="464362AA" w:rsidR="00434929"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E5907E" w14:textId="40FD08B2" w:rsidR="00434929" w:rsidRDefault="00434929">
            <w:pPr>
              <w:widowControl w:val="0"/>
              <w:spacing w:after="0" w:line="240" w:lineRule="auto"/>
              <w:ind w:left="116" w:hanging="75"/>
              <w:rPr>
                <w:color w:val="394D96"/>
              </w:rPr>
            </w:pPr>
          </w:p>
        </w:tc>
      </w:tr>
      <w:tr w:rsidR="00434929" w14:paraId="271E926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30FF955" w14:textId="077F97B4" w:rsidR="00434929"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6DD0893" w14:textId="70ABBD07" w:rsidR="00434929"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89EA8F2" w14:textId="106AEA50" w:rsidR="00434929"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C438F0" w14:textId="1C80B34A" w:rsidR="00434929"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7C90DAD" w14:textId="303280B7" w:rsidR="00434929" w:rsidRDefault="00434929">
            <w:pPr>
              <w:widowControl w:val="0"/>
              <w:spacing w:after="0" w:line="240" w:lineRule="auto"/>
              <w:ind w:left="116" w:hanging="75"/>
              <w:rPr>
                <w:color w:val="394D96"/>
              </w:rPr>
            </w:pPr>
          </w:p>
        </w:tc>
      </w:tr>
      <w:tr w:rsidR="00434929" w14:paraId="6ACCFAD4"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AE3F447" w14:textId="43F45C16" w:rsidR="00434929"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61F26B9" w14:textId="45BECE12" w:rsidR="00434929"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41D8CBB" w14:textId="341932CE" w:rsidR="00434929"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ACAFC9" w14:textId="1A83246D" w:rsidR="00434929"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7E0814C" w14:textId="44EB8611" w:rsidR="00434929" w:rsidRDefault="00434929">
            <w:pPr>
              <w:widowControl w:val="0"/>
              <w:spacing w:after="0" w:line="240" w:lineRule="auto"/>
              <w:ind w:left="116" w:hanging="75"/>
              <w:rPr>
                <w:color w:val="394D96"/>
              </w:rPr>
            </w:pPr>
          </w:p>
        </w:tc>
      </w:tr>
      <w:tr w:rsidR="00434929" w14:paraId="3CE24C4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4BF7606" w14:textId="7C3A50A9" w:rsidR="00434929"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01FAA4E" w14:textId="5646FBE4" w:rsidR="00434929"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9D56247" w14:textId="23B79E77" w:rsidR="00434929"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A2825DE" w14:textId="399BA938" w:rsidR="00434929"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1419AF4" w14:textId="107D7FC7" w:rsidR="00434929" w:rsidRDefault="00434929">
            <w:pPr>
              <w:widowControl w:val="0"/>
              <w:spacing w:after="0" w:line="240" w:lineRule="auto"/>
              <w:ind w:left="116" w:hanging="75"/>
              <w:rPr>
                <w:color w:val="394D96"/>
              </w:rPr>
            </w:pPr>
          </w:p>
        </w:tc>
      </w:tr>
      <w:tr w:rsidR="00434929" w14:paraId="3F76DEE5"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095C84A" w14:textId="1C4CD350" w:rsidR="00434929"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31A011" w14:textId="3CEE47FF" w:rsidR="00434929"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D67635" w14:textId="51FEF448" w:rsidR="00434929"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581946A" w14:textId="6FB370E5" w:rsidR="00434929"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7277315" w14:textId="643566BE" w:rsidR="00434929" w:rsidRDefault="00434929">
            <w:pPr>
              <w:widowControl w:val="0"/>
              <w:spacing w:after="0" w:line="240" w:lineRule="auto"/>
              <w:ind w:left="116" w:hanging="75"/>
              <w:rPr>
                <w:color w:val="394D96"/>
              </w:rPr>
            </w:pPr>
          </w:p>
        </w:tc>
      </w:tr>
    </w:tbl>
    <w:p w14:paraId="4E51D12E" w14:textId="77777777" w:rsidR="00434929" w:rsidRDefault="00434929">
      <w:pPr>
        <w:rPr>
          <w:b/>
        </w:rPr>
      </w:pPr>
    </w:p>
    <w:p w14:paraId="33D2B152" w14:textId="77777777" w:rsidR="00434929" w:rsidRDefault="00434929">
      <w:pPr>
        <w:rPr>
          <w:b/>
        </w:rPr>
      </w:pPr>
    </w:p>
    <w:p w14:paraId="34E967F0" w14:textId="77777777" w:rsidR="00434929" w:rsidRDefault="00434929">
      <w:pPr>
        <w:spacing w:after="0" w:line="240" w:lineRule="auto"/>
        <w:rPr>
          <w:b/>
          <w:smallCaps/>
          <w:color w:val="7F7F7F"/>
          <w:sz w:val="28"/>
          <w:szCs w:val="28"/>
        </w:rPr>
      </w:pPr>
    </w:p>
    <w:p w14:paraId="79453129" w14:textId="77777777" w:rsidR="00434929" w:rsidRDefault="009018E0">
      <w:pPr>
        <w:rPr>
          <w:b/>
          <w:smallCaps/>
          <w:color w:val="7F7F7F"/>
          <w:sz w:val="28"/>
          <w:szCs w:val="28"/>
        </w:rPr>
      </w:pPr>
      <w:r>
        <w:rPr>
          <w:b/>
          <w:smallCaps/>
          <w:color w:val="7F7F7F"/>
          <w:sz w:val="28"/>
          <w:szCs w:val="28"/>
        </w:rPr>
        <w:t>PROJECT IDENTIFICATION</w:t>
      </w:r>
    </w:p>
    <w:p w14:paraId="6E7BDCF7" w14:textId="77777777" w:rsidR="00434929" w:rsidRDefault="009018E0">
      <w:pPr>
        <w:tabs>
          <w:tab w:val="left" w:pos="1695"/>
        </w:tabs>
        <w:spacing w:after="60" w:line="240" w:lineRule="auto"/>
        <w:rPr>
          <w:b/>
          <w:color w:val="7F7F7F"/>
          <w:sz w:val="18"/>
          <w:szCs w:val="18"/>
        </w:rPr>
      </w:pPr>
      <w:r>
        <w:rPr>
          <w:b/>
          <w:color w:val="7F7F7F"/>
          <w:sz w:val="18"/>
          <w:szCs w:val="18"/>
        </w:rPr>
        <w:t xml:space="preserve">Subject: </w:t>
      </w:r>
      <w:r>
        <w:rPr>
          <w:b/>
          <w:color w:val="7F7F7F"/>
          <w:sz w:val="18"/>
          <w:szCs w:val="18"/>
        </w:rPr>
        <w:tab/>
        <w:t>Report on design of the Earth Observation Intelligent Data Analytics Services</w:t>
      </w:r>
    </w:p>
    <w:p w14:paraId="20D8DF4D" w14:textId="77777777" w:rsidR="00434929" w:rsidRDefault="009018E0">
      <w:pPr>
        <w:tabs>
          <w:tab w:val="left" w:pos="1695"/>
        </w:tabs>
        <w:spacing w:after="60" w:line="240" w:lineRule="auto"/>
        <w:rPr>
          <w:b/>
          <w:color w:val="7F7F7F"/>
          <w:sz w:val="18"/>
          <w:szCs w:val="18"/>
        </w:rPr>
      </w:pPr>
      <w:r>
        <w:rPr>
          <w:b/>
          <w:color w:val="7F7F7F"/>
          <w:sz w:val="18"/>
          <w:szCs w:val="18"/>
        </w:rPr>
        <w:t>Domain:</w:t>
      </w:r>
      <w:r>
        <w:rPr>
          <w:b/>
          <w:color w:val="7F7F7F"/>
          <w:sz w:val="18"/>
          <w:szCs w:val="18"/>
        </w:rPr>
        <w:tab/>
      </w:r>
    </w:p>
    <w:p w14:paraId="3AFB5248" w14:textId="77777777" w:rsidR="00434929" w:rsidRDefault="009018E0">
      <w:pPr>
        <w:tabs>
          <w:tab w:val="left" w:pos="1695"/>
        </w:tabs>
        <w:spacing w:after="60" w:line="240" w:lineRule="auto"/>
        <w:rPr>
          <w:b/>
          <w:color w:val="7F7F7F"/>
          <w:sz w:val="18"/>
          <w:szCs w:val="18"/>
          <w:highlight w:val="yellow"/>
        </w:rPr>
      </w:pPr>
      <w:r>
        <w:rPr>
          <w:b/>
          <w:color w:val="7F7F7F"/>
          <w:sz w:val="18"/>
          <w:szCs w:val="18"/>
        </w:rPr>
        <w:t xml:space="preserve">REF.: </w:t>
      </w:r>
      <w:r>
        <w:rPr>
          <w:b/>
          <w:color w:val="7F7F7F"/>
          <w:sz w:val="18"/>
          <w:szCs w:val="18"/>
        </w:rPr>
        <w:tab/>
      </w:r>
    </w:p>
    <w:p w14:paraId="56906EAB" w14:textId="77777777" w:rsidR="00434929" w:rsidRDefault="009018E0">
      <w:pPr>
        <w:tabs>
          <w:tab w:val="left" w:pos="1695"/>
        </w:tabs>
        <w:spacing w:after="60" w:line="240" w:lineRule="auto"/>
        <w:rPr>
          <w:b/>
          <w:color w:val="7F7F7F"/>
          <w:sz w:val="18"/>
          <w:szCs w:val="18"/>
          <w:highlight w:val="yellow"/>
        </w:rPr>
      </w:pPr>
      <w:r>
        <w:rPr>
          <w:b/>
          <w:color w:val="7F7F7F"/>
          <w:sz w:val="18"/>
          <w:szCs w:val="18"/>
        </w:rPr>
        <w:t xml:space="preserve">Activity No. </w:t>
      </w:r>
      <w:r>
        <w:rPr>
          <w:b/>
          <w:color w:val="7F7F7F"/>
          <w:sz w:val="18"/>
          <w:szCs w:val="18"/>
        </w:rPr>
        <w:tab/>
      </w:r>
    </w:p>
    <w:p w14:paraId="7DF28024" w14:textId="77777777" w:rsidR="00434929" w:rsidRDefault="009018E0">
      <w:pPr>
        <w:tabs>
          <w:tab w:val="left" w:pos="1695"/>
        </w:tabs>
        <w:spacing w:after="60" w:line="240" w:lineRule="auto"/>
        <w:rPr>
          <w:b/>
          <w:color w:val="7F7F7F"/>
          <w:sz w:val="18"/>
          <w:szCs w:val="18"/>
          <w:highlight w:val="yellow"/>
        </w:rPr>
      </w:pPr>
      <w:r>
        <w:rPr>
          <w:b/>
          <w:color w:val="7F7F7F"/>
          <w:sz w:val="18"/>
          <w:szCs w:val="18"/>
        </w:rPr>
        <w:t xml:space="preserve">ITEM NO.: </w:t>
      </w:r>
      <w:r>
        <w:rPr>
          <w:b/>
          <w:color w:val="7F7F7F"/>
          <w:sz w:val="18"/>
          <w:szCs w:val="18"/>
        </w:rPr>
        <w:tab/>
      </w:r>
    </w:p>
    <w:p w14:paraId="5B2AE61A" w14:textId="77777777" w:rsidR="00434929" w:rsidRDefault="009018E0">
      <w:pPr>
        <w:tabs>
          <w:tab w:val="left" w:pos="1695"/>
        </w:tabs>
        <w:spacing w:after="60" w:line="240" w:lineRule="auto"/>
        <w:rPr>
          <w:b/>
          <w:color w:val="7F7F7F"/>
          <w:sz w:val="18"/>
          <w:szCs w:val="18"/>
          <w:highlight w:val="yellow"/>
        </w:rPr>
      </w:pPr>
      <w:r>
        <w:rPr>
          <w:b/>
          <w:color w:val="7F7F7F"/>
          <w:sz w:val="18"/>
          <w:szCs w:val="18"/>
        </w:rPr>
        <w:t xml:space="preserve">CONTRACT NO: </w:t>
      </w:r>
      <w:r>
        <w:rPr>
          <w:b/>
          <w:color w:val="7F7F7F"/>
          <w:sz w:val="18"/>
          <w:szCs w:val="18"/>
        </w:rPr>
        <w:tab/>
      </w:r>
    </w:p>
    <w:p w14:paraId="17CA6B8F" w14:textId="35631328" w:rsidR="00434929" w:rsidRDefault="009018E0">
      <w:pPr>
        <w:tabs>
          <w:tab w:val="left" w:pos="1695"/>
        </w:tabs>
        <w:spacing w:after="60" w:line="240" w:lineRule="auto"/>
        <w:rPr>
          <w:b/>
          <w:color w:val="7F7F7F"/>
          <w:sz w:val="18"/>
          <w:szCs w:val="18"/>
        </w:rPr>
      </w:pPr>
      <w:r>
        <w:rPr>
          <w:b/>
          <w:color w:val="7F7F7F"/>
          <w:sz w:val="18"/>
          <w:szCs w:val="18"/>
        </w:rPr>
        <w:t xml:space="preserve">PRIME CONTRACTOR: </w:t>
      </w:r>
      <w:r>
        <w:rPr>
          <w:b/>
          <w:color w:val="7F7F7F"/>
          <w:sz w:val="18"/>
          <w:szCs w:val="18"/>
        </w:rPr>
        <w:tab/>
      </w:r>
      <w:r w:rsidR="000D7898">
        <w:rPr>
          <w:b/>
          <w:color w:val="7F7F7F"/>
          <w:sz w:val="18"/>
          <w:szCs w:val="18"/>
        </w:rPr>
        <w:t>University College Dublin</w:t>
      </w:r>
    </w:p>
    <w:p w14:paraId="4B8D06F1" w14:textId="77777777" w:rsidR="00434929" w:rsidRDefault="009018E0">
      <w:pPr>
        <w:tabs>
          <w:tab w:val="left" w:pos="1695"/>
        </w:tabs>
        <w:spacing w:after="60" w:line="240" w:lineRule="auto"/>
        <w:rPr>
          <w:b/>
          <w:color w:val="7F7F7F"/>
          <w:sz w:val="18"/>
          <w:szCs w:val="18"/>
        </w:rPr>
      </w:pPr>
      <w:r>
        <w:rPr>
          <w:b/>
          <w:color w:val="7F7F7F"/>
          <w:sz w:val="18"/>
          <w:szCs w:val="18"/>
        </w:rPr>
        <w:t>EXTERNAL SUPPLIER:</w:t>
      </w:r>
      <w:r>
        <w:rPr>
          <w:b/>
          <w:color w:val="7F7F7F"/>
          <w:sz w:val="18"/>
          <w:szCs w:val="18"/>
        </w:rPr>
        <w:tab/>
      </w:r>
    </w:p>
    <w:p w14:paraId="1019678A" w14:textId="77777777" w:rsidR="000D7898" w:rsidRDefault="009018E0" w:rsidP="000D7898">
      <w:pPr>
        <w:tabs>
          <w:tab w:val="left" w:pos="1695"/>
        </w:tabs>
        <w:spacing w:after="60" w:line="240" w:lineRule="auto"/>
        <w:rPr>
          <w:b/>
          <w:color w:val="7F7F7F"/>
          <w:sz w:val="18"/>
          <w:szCs w:val="18"/>
        </w:rPr>
      </w:pPr>
      <w:r>
        <w:rPr>
          <w:b/>
          <w:color w:val="7F7F7F"/>
          <w:sz w:val="18"/>
          <w:szCs w:val="18"/>
        </w:rPr>
        <w:t>COPYRIGHT:</w:t>
      </w:r>
      <w:r>
        <w:rPr>
          <w:b/>
          <w:color w:val="7F7F7F"/>
          <w:sz w:val="18"/>
          <w:szCs w:val="18"/>
        </w:rPr>
        <w:tab/>
      </w:r>
      <w:r w:rsidR="000D7898">
        <w:rPr>
          <w:b/>
          <w:color w:val="7F7F7F"/>
          <w:sz w:val="18"/>
          <w:szCs w:val="18"/>
        </w:rPr>
        <w:t>University College Dublin</w:t>
      </w:r>
    </w:p>
    <w:p w14:paraId="7C503C04" w14:textId="39A5C74A" w:rsidR="00434929" w:rsidRDefault="00434929">
      <w:pPr>
        <w:tabs>
          <w:tab w:val="left" w:pos="1695"/>
        </w:tabs>
        <w:spacing w:after="60" w:line="240" w:lineRule="auto"/>
      </w:pPr>
    </w:p>
    <w:p w14:paraId="2D1B57F2" w14:textId="77777777" w:rsidR="00434929" w:rsidRDefault="009018E0">
      <w:pPr>
        <w:jc w:val="left"/>
        <w:rPr>
          <w:b/>
          <w:color w:val="2F5496"/>
          <w:sz w:val="36"/>
          <w:szCs w:val="36"/>
        </w:rPr>
      </w:pPr>
      <w:r>
        <w:br w:type="page"/>
      </w:r>
    </w:p>
    <w:p w14:paraId="0D09A760" w14:textId="77777777" w:rsidR="00434929" w:rsidRDefault="009018E0">
      <w:pPr>
        <w:keepNext/>
        <w:keepLines/>
        <w:pBdr>
          <w:bottom w:val="none" w:sz="0" w:space="0" w:color="000000"/>
        </w:pBdr>
        <w:spacing w:after="0"/>
        <w:jc w:val="center"/>
        <w:rPr>
          <w:b/>
          <w:color w:val="2F5496"/>
          <w:sz w:val="36"/>
          <w:szCs w:val="36"/>
        </w:rPr>
      </w:pPr>
      <w:r>
        <w:rPr>
          <w:b/>
          <w:color w:val="2F5496"/>
          <w:sz w:val="36"/>
          <w:szCs w:val="36"/>
        </w:rPr>
        <w:lastRenderedPageBreak/>
        <w:t>Contents</w:t>
      </w:r>
    </w:p>
    <w:sdt>
      <w:sdtPr>
        <w:id w:val="-502896761"/>
        <w:docPartObj>
          <w:docPartGallery w:val="Table of Contents"/>
          <w:docPartUnique/>
        </w:docPartObj>
      </w:sdtPr>
      <w:sdtContent>
        <w:p w14:paraId="4666B3CA" w14:textId="77777777" w:rsidR="00434929" w:rsidRDefault="009018E0">
          <w:pPr>
            <w:pBdr>
              <w:top w:val="nil"/>
              <w:left w:val="nil"/>
              <w:bottom w:val="nil"/>
              <w:right w:val="nil"/>
              <w:between w:val="nil"/>
            </w:pBdr>
            <w:tabs>
              <w:tab w:val="left" w:pos="400"/>
              <w:tab w:val="right" w:pos="9016"/>
            </w:tabs>
            <w:spacing w:after="100"/>
            <w:rPr>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color w:val="000000"/>
              </w:rPr>
              <w:t>1</w:t>
            </w:r>
          </w:hyperlink>
          <w:hyperlink w:anchor="_heading=h.gjdgxs">
            <w:r>
              <w:rPr>
                <w:color w:val="000000"/>
                <w:sz w:val="22"/>
                <w:szCs w:val="22"/>
              </w:rPr>
              <w:tab/>
            </w:r>
          </w:hyperlink>
          <w:r>
            <w:fldChar w:fldCharType="begin"/>
          </w:r>
          <w:r>
            <w:instrText xml:space="preserve"> PAGEREF _heading=h.gjdgxs \h </w:instrText>
          </w:r>
          <w:r>
            <w:fldChar w:fldCharType="separate"/>
          </w:r>
          <w:r>
            <w:rPr>
              <w:color w:val="000000"/>
            </w:rPr>
            <w:t>Introduction</w:t>
          </w:r>
          <w:r>
            <w:rPr>
              <w:color w:val="000000"/>
            </w:rPr>
            <w:tab/>
            <w:t>4</w:t>
          </w:r>
          <w:r>
            <w:fldChar w:fldCharType="end"/>
          </w:r>
        </w:p>
        <w:p w14:paraId="6D0C22C6" w14:textId="77777777" w:rsidR="00434929"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0j0zll">
            <w:r w:rsidR="009018E0">
              <w:rPr>
                <w:color w:val="000000"/>
              </w:rPr>
              <w:t>1.1</w:t>
            </w:r>
          </w:hyperlink>
          <w:hyperlink w:anchor="_heading=h.30j0zll">
            <w:r w:rsidR="009018E0">
              <w:rPr>
                <w:color w:val="000000"/>
                <w:sz w:val="22"/>
                <w:szCs w:val="22"/>
              </w:rPr>
              <w:tab/>
            </w:r>
          </w:hyperlink>
          <w:r w:rsidR="009018E0">
            <w:fldChar w:fldCharType="begin"/>
          </w:r>
          <w:r w:rsidR="009018E0">
            <w:instrText xml:space="preserve"> PAGEREF _heading=h.30j0zll \h </w:instrText>
          </w:r>
          <w:r w:rsidR="009018E0">
            <w:fldChar w:fldCharType="separate"/>
          </w:r>
          <w:r w:rsidR="009018E0">
            <w:rPr>
              <w:color w:val="000000"/>
            </w:rPr>
            <w:t>Purpose of this document</w:t>
          </w:r>
          <w:r w:rsidR="009018E0">
            <w:rPr>
              <w:color w:val="000000"/>
            </w:rPr>
            <w:tab/>
            <w:t>4</w:t>
          </w:r>
          <w:r w:rsidR="009018E0">
            <w:fldChar w:fldCharType="end"/>
          </w:r>
        </w:p>
        <w:p w14:paraId="059EF055" w14:textId="77777777" w:rsidR="00434929"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1fob9te">
            <w:r w:rsidR="009018E0">
              <w:rPr>
                <w:color w:val="000000"/>
              </w:rPr>
              <w:t>1.2</w:t>
            </w:r>
          </w:hyperlink>
          <w:hyperlink w:anchor="_heading=h.1fob9te">
            <w:r w:rsidR="009018E0">
              <w:rPr>
                <w:color w:val="000000"/>
                <w:sz w:val="22"/>
                <w:szCs w:val="22"/>
              </w:rPr>
              <w:tab/>
            </w:r>
          </w:hyperlink>
          <w:r w:rsidR="009018E0">
            <w:fldChar w:fldCharType="begin"/>
          </w:r>
          <w:r w:rsidR="009018E0">
            <w:instrText xml:space="preserve"> PAGEREF _heading=h.1fob9te \h </w:instrText>
          </w:r>
          <w:r w:rsidR="009018E0">
            <w:fldChar w:fldCharType="separate"/>
          </w:r>
          <w:r w:rsidR="009018E0">
            <w:rPr>
              <w:color w:val="000000"/>
            </w:rPr>
            <w:t>Definitions, acronyms, and abbreviations</w:t>
          </w:r>
          <w:r w:rsidR="009018E0">
            <w:rPr>
              <w:color w:val="000000"/>
            </w:rPr>
            <w:tab/>
            <w:t>4</w:t>
          </w:r>
          <w:r w:rsidR="009018E0">
            <w:fldChar w:fldCharType="end"/>
          </w:r>
        </w:p>
        <w:p w14:paraId="3D769DA8" w14:textId="77777777" w:rsidR="00434929"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znysh7">
            <w:r w:rsidR="009018E0">
              <w:rPr>
                <w:color w:val="000000"/>
              </w:rPr>
              <w:t>1.3</w:t>
            </w:r>
          </w:hyperlink>
          <w:hyperlink w:anchor="_heading=h.3znysh7">
            <w:r w:rsidR="009018E0">
              <w:rPr>
                <w:color w:val="000000"/>
                <w:sz w:val="22"/>
                <w:szCs w:val="22"/>
              </w:rPr>
              <w:tab/>
            </w:r>
          </w:hyperlink>
          <w:r w:rsidR="009018E0">
            <w:fldChar w:fldCharType="begin"/>
          </w:r>
          <w:r w:rsidR="009018E0">
            <w:instrText xml:space="preserve"> PAGEREF _heading=h.3znysh7 \h </w:instrText>
          </w:r>
          <w:r w:rsidR="009018E0">
            <w:fldChar w:fldCharType="separate"/>
          </w:r>
          <w:r w:rsidR="009018E0">
            <w:rPr>
              <w:color w:val="000000"/>
            </w:rPr>
            <w:t>Reference Documents</w:t>
          </w:r>
          <w:r w:rsidR="009018E0">
            <w:rPr>
              <w:color w:val="000000"/>
            </w:rPr>
            <w:tab/>
            <w:t>4</w:t>
          </w:r>
          <w:r w:rsidR="009018E0">
            <w:fldChar w:fldCharType="end"/>
          </w:r>
        </w:p>
        <w:p w14:paraId="0A8B1964" w14:textId="77777777" w:rsidR="00434929" w:rsidRPr="008E078E" w:rsidRDefault="00000000">
          <w:pPr>
            <w:pBdr>
              <w:top w:val="nil"/>
              <w:left w:val="nil"/>
              <w:bottom w:val="nil"/>
              <w:right w:val="nil"/>
              <w:between w:val="nil"/>
            </w:pBdr>
            <w:tabs>
              <w:tab w:val="left" w:pos="400"/>
              <w:tab w:val="right" w:pos="9016"/>
            </w:tabs>
            <w:spacing w:after="100"/>
            <w:rPr>
              <w:color w:val="000000"/>
              <w:sz w:val="22"/>
              <w:szCs w:val="22"/>
              <w:highlight w:val="yellow"/>
            </w:rPr>
          </w:pPr>
          <w:hyperlink w:anchor="_heading=h.2et92p0">
            <w:r w:rsidR="009018E0">
              <w:rPr>
                <w:color w:val="000000"/>
              </w:rPr>
              <w:t xml:space="preserve">2 </w:t>
            </w:r>
          </w:hyperlink>
          <w:hyperlink w:anchor="_heading=h.2et92p0">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_heading=h.2et92p0 \h </w:instrText>
          </w:r>
          <w:r w:rsidR="009018E0" w:rsidRPr="008E078E">
            <w:rPr>
              <w:highlight w:val="yellow"/>
            </w:rPr>
          </w:r>
          <w:r w:rsidR="009018E0" w:rsidRPr="008E078E">
            <w:rPr>
              <w:highlight w:val="yellow"/>
            </w:rPr>
            <w:fldChar w:fldCharType="separate"/>
          </w:r>
          <w:r w:rsidR="009018E0" w:rsidRPr="008E078E">
            <w:rPr>
              <w:color w:val="000000"/>
              <w:highlight w:val="yellow"/>
            </w:rPr>
            <w:t>Intelligent Data Analytics Services</w:t>
          </w:r>
          <w:r w:rsidR="009018E0" w:rsidRPr="008E078E">
            <w:rPr>
              <w:color w:val="000000"/>
              <w:highlight w:val="yellow"/>
            </w:rPr>
            <w:tab/>
            <w:t>5</w:t>
          </w:r>
          <w:r w:rsidR="009018E0" w:rsidRPr="008E078E">
            <w:rPr>
              <w:highlight w:val="yellow"/>
            </w:rPr>
            <w:fldChar w:fldCharType="end"/>
          </w:r>
        </w:p>
        <w:p w14:paraId="1559BF43"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tyjcwt">
            <w:r w:rsidR="009018E0" w:rsidRPr="008E078E">
              <w:rPr>
                <w:color w:val="000000"/>
                <w:highlight w:val="yellow"/>
              </w:rPr>
              <w:t>2.1</w:t>
            </w:r>
          </w:hyperlink>
          <w:hyperlink w:anchor="_heading=h.tyjcwt">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_heading=h.tyjcwt \h </w:instrText>
          </w:r>
          <w:r w:rsidR="009018E0" w:rsidRPr="008E078E">
            <w:rPr>
              <w:highlight w:val="yellow"/>
            </w:rPr>
          </w:r>
          <w:r w:rsidR="009018E0" w:rsidRPr="008E078E">
            <w:rPr>
              <w:highlight w:val="yellow"/>
            </w:rPr>
            <w:fldChar w:fldCharType="separate"/>
          </w:r>
          <w:r w:rsidR="009018E0" w:rsidRPr="008E078E">
            <w:rPr>
              <w:color w:val="000000"/>
              <w:highlight w:val="yellow"/>
            </w:rPr>
            <w:t>Introduction</w:t>
          </w:r>
          <w:r w:rsidR="009018E0" w:rsidRPr="008E078E">
            <w:rPr>
              <w:color w:val="000000"/>
              <w:highlight w:val="yellow"/>
            </w:rPr>
            <w:tab/>
            <w:t>5</w:t>
          </w:r>
          <w:r w:rsidR="009018E0" w:rsidRPr="008E078E">
            <w:rPr>
              <w:highlight w:val="yellow"/>
            </w:rPr>
            <w:fldChar w:fldCharType="end"/>
          </w:r>
        </w:p>
        <w:p w14:paraId="2F0B2E14"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dy6vkm">
            <w:r w:rsidR="009018E0" w:rsidRPr="008E078E">
              <w:rPr>
                <w:color w:val="000000"/>
                <w:highlight w:val="yellow"/>
              </w:rPr>
              <w:t>2.2</w:t>
            </w:r>
          </w:hyperlink>
          <w:hyperlink w:anchor="_heading=h.3dy6vkm">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_heading=h.3dy6vkm \h </w:instrText>
          </w:r>
          <w:r w:rsidR="009018E0" w:rsidRPr="008E078E">
            <w:rPr>
              <w:highlight w:val="yellow"/>
            </w:rPr>
          </w:r>
          <w:r w:rsidR="009018E0" w:rsidRPr="008E078E">
            <w:rPr>
              <w:highlight w:val="yellow"/>
            </w:rPr>
            <w:fldChar w:fldCharType="separate"/>
          </w:r>
          <w:r w:rsidR="009018E0" w:rsidRPr="008E078E">
            <w:rPr>
              <w:color w:val="000000"/>
              <w:highlight w:val="yellow"/>
            </w:rPr>
            <w:t>What are the benefits of implementing an IDAS for CAMEO?</w:t>
          </w:r>
          <w:r w:rsidR="009018E0" w:rsidRPr="008E078E">
            <w:rPr>
              <w:color w:val="000000"/>
              <w:highlight w:val="yellow"/>
            </w:rPr>
            <w:tab/>
            <w:t>5</w:t>
          </w:r>
          <w:r w:rsidR="009018E0" w:rsidRPr="008E078E">
            <w:rPr>
              <w:highlight w:val="yellow"/>
            </w:rPr>
            <w:fldChar w:fldCharType="end"/>
          </w:r>
        </w:p>
        <w:p w14:paraId="5AF38CB5"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t3h5sf">
            <w:r w:rsidR="009018E0" w:rsidRPr="008E078E">
              <w:rPr>
                <w:color w:val="000000"/>
                <w:highlight w:val="yellow"/>
              </w:rPr>
              <w:t>2.3</w:t>
            </w:r>
          </w:hyperlink>
          <w:hyperlink w:anchor="_heading=h.1t3h5sf">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_heading=h.1t3h5sf \h </w:instrText>
          </w:r>
          <w:r w:rsidR="009018E0" w:rsidRPr="008E078E">
            <w:rPr>
              <w:highlight w:val="yellow"/>
            </w:rPr>
          </w:r>
          <w:r w:rsidR="009018E0" w:rsidRPr="008E078E">
            <w:rPr>
              <w:highlight w:val="yellow"/>
            </w:rPr>
            <w:fldChar w:fldCharType="separate"/>
          </w:r>
          <w:r w:rsidR="009018E0" w:rsidRPr="008E078E">
            <w:rPr>
              <w:color w:val="000000"/>
              <w:highlight w:val="yellow"/>
            </w:rPr>
            <w:t>What steps are involved in implementing an IDAS for CAMEO?</w:t>
          </w:r>
          <w:r w:rsidR="009018E0" w:rsidRPr="008E078E">
            <w:rPr>
              <w:color w:val="000000"/>
              <w:highlight w:val="yellow"/>
            </w:rPr>
            <w:tab/>
            <w:t>6</w:t>
          </w:r>
          <w:r w:rsidR="009018E0" w:rsidRPr="008E078E">
            <w:rPr>
              <w:highlight w:val="yellow"/>
            </w:rPr>
            <w:fldChar w:fldCharType="end"/>
          </w:r>
        </w:p>
        <w:p w14:paraId="4C69D49E" w14:textId="77777777" w:rsidR="00434929" w:rsidRPr="008E078E" w:rsidRDefault="00000000">
          <w:pPr>
            <w:pBdr>
              <w:top w:val="nil"/>
              <w:left w:val="nil"/>
              <w:bottom w:val="nil"/>
              <w:right w:val="nil"/>
              <w:between w:val="nil"/>
            </w:pBdr>
            <w:tabs>
              <w:tab w:val="right" w:pos="9016"/>
            </w:tabs>
            <w:spacing w:after="100"/>
            <w:rPr>
              <w:color w:val="000000"/>
              <w:sz w:val="22"/>
              <w:szCs w:val="22"/>
              <w:highlight w:val="yellow"/>
            </w:rPr>
          </w:pPr>
          <w:hyperlink w:anchor="_heading=h.4d34og8">
            <w:r w:rsidR="009018E0" w:rsidRPr="008E078E">
              <w:rPr>
                <w:color w:val="000000"/>
                <w:highlight w:val="yellow"/>
              </w:rPr>
              <w:t>3. Data Analytics for CAMEO</w:t>
            </w:r>
            <w:r w:rsidR="009018E0" w:rsidRPr="008E078E">
              <w:rPr>
                <w:color w:val="000000"/>
                <w:highlight w:val="yellow"/>
              </w:rPr>
              <w:tab/>
              <w:t>7</w:t>
            </w:r>
          </w:hyperlink>
        </w:p>
        <w:p w14:paraId="130E9B93"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2s8eyo1">
            <w:r w:rsidR="009018E0" w:rsidRPr="008E078E">
              <w:rPr>
                <w:color w:val="000000"/>
                <w:highlight w:val="yellow"/>
              </w:rPr>
              <w:t>3.1</w:t>
            </w:r>
          </w:hyperlink>
          <w:hyperlink w:anchor="_heading=h.2s8eyo1">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_heading=h.2s8eyo1 \h </w:instrText>
          </w:r>
          <w:r w:rsidR="009018E0" w:rsidRPr="008E078E">
            <w:rPr>
              <w:highlight w:val="yellow"/>
            </w:rPr>
          </w:r>
          <w:r w:rsidR="009018E0" w:rsidRPr="008E078E">
            <w:rPr>
              <w:highlight w:val="yellow"/>
            </w:rPr>
            <w:fldChar w:fldCharType="separate"/>
          </w:r>
          <w:r w:rsidR="009018E0" w:rsidRPr="008E078E">
            <w:rPr>
              <w:color w:val="000000"/>
              <w:highlight w:val="yellow"/>
            </w:rPr>
            <w:t>Types of Data Analytics</w:t>
          </w:r>
          <w:r w:rsidR="009018E0" w:rsidRPr="008E078E">
            <w:rPr>
              <w:color w:val="000000"/>
              <w:highlight w:val="yellow"/>
            </w:rPr>
            <w:tab/>
            <w:t>7</w:t>
          </w:r>
          <w:r w:rsidR="009018E0" w:rsidRPr="008E078E">
            <w:rPr>
              <w:highlight w:val="yellow"/>
            </w:rPr>
            <w:fldChar w:fldCharType="end"/>
          </w:r>
        </w:p>
        <w:p w14:paraId="327318A4"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7dp8vu">
            <w:r w:rsidR="009018E0" w:rsidRPr="008E078E">
              <w:rPr>
                <w:color w:val="000000"/>
                <w:highlight w:val="yellow"/>
              </w:rPr>
              <w:t>3.2</w:t>
            </w:r>
          </w:hyperlink>
          <w:hyperlink w:anchor="_heading=h.17dp8vu">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_heading=h.17dp8vu \h </w:instrText>
          </w:r>
          <w:r w:rsidR="009018E0" w:rsidRPr="008E078E">
            <w:rPr>
              <w:highlight w:val="yellow"/>
            </w:rPr>
          </w:r>
          <w:r w:rsidR="009018E0" w:rsidRPr="008E078E">
            <w:rPr>
              <w:highlight w:val="yellow"/>
            </w:rPr>
            <w:fldChar w:fldCharType="separate"/>
          </w:r>
          <w:r w:rsidR="009018E0" w:rsidRPr="008E078E">
            <w:rPr>
              <w:color w:val="000000"/>
              <w:highlight w:val="yellow"/>
            </w:rPr>
            <w:t>Data Analytics in Earth Observation</w:t>
          </w:r>
          <w:r w:rsidR="009018E0" w:rsidRPr="008E078E">
            <w:rPr>
              <w:color w:val="000000"/>
              <w:highlight w:val="yellow"/>
            </w:rPr>
            <w:tab/>
            <w:t>7</w:t>
          </w:r>
          <w:r w:rsidR="009018E0" w:rsidRPr="008E078E">
            <w:rPr>
              <w:highlight w:val="yellow"/>
            </w:rPr>
            <w:fldChar w:fldCharType="end"/>
          </w:r>
        </w:p>
        <w:p w14:paraId="048514F0"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rdcrjn">
            <w:r w:rsidR="009018E0" w:rsidRPr="008E078E">
              <w:rPr>
                <w:color w:val="000000"/>
                <w:highlight w:val="yellow"/>
              </w:rPr>
              <w:t>3.3</w:t>
            </w:r>
          </w:hyperlink>
          <w:hyperlink w:anchor="_heading=h.3rdcrjn">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_heading=h.3rdcrjn \h </w:instrText>
          </w:r>
          <w:r w:rsidR="009018E0" w:rsidRPr="008E078E">
            <w:rPr>
              <w:highlight w:val="yellow"/>
            </w:rPr>
          </w:r>
          <w:r w:rsidR="009018E0" w:rsidRPr="008E078E">
            <w:rPr>
              <w:highlight w:val="yellow"/>
            </w:rPr>
            <w:fldChar w:fldCharType="separate"/>
          </w:r>
          <w:r w:rsidR="009018E0" w:rsidRPr="008E078E">
            <w:rPr>
              <w:color w:val="000000"/>
              <w:highlight w:val="yellow"/>
            </w:rPr>
            <w:t>Data Analytics Techniques</w:t>
          </w:r>
          <w:r w:rsidR="009018E0" w:rsidRPr="008E078E">
            <w:rPr>
              <w:color w:val="000000"/>
              <w:highlight w:val="yellow"/>
            </w:rPr>
            <w:tab/>
            <w:t>9</w:t>
          </w:r>
          <w:r w:rsidR="009018E0" w:rsidRPr="008E078E">
            <w:rPr>
              <w:highlight w:val="yellow"/>
            </w:rPr>
            <w:fldChar w:fldCharType="end"/>
          </w:r>
        </w:p>
        <w:p w14:paraId="0080E800"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26in1rg">
            <w:r w:rsidR="009018E0" w:rsidRPr="008E078E">
              <w:rPr>
                <w:color w:val="000000"/>
                <w:highlight w:val="yellow"/>
              </w:rPr>
              <w:t>3.4</w:t>
            </w:r>
          </w:hyperlink>
          <w:hyperlink w:anchor="_heading=h.26in1rg">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_heading=h.26in1rg \h </w:instrText>
          </w:r>
          <w:r w:rsidR="009018E0" w:rsidRPr="008E078E">
            <w:rPr>
              <w:highlight w:val="yellow"/>
            </w:rPr>
          </w:r>
          <w:r w:rsidR="009018E0" w:rsidRPr="008E078E">
            <w:rPr>
              <w:highlight w:val="yellow"/>
            </w:rPr>
            <w:fldChar w:fldCharType="separate"/>
          </w:r>
          <w:r w:rsidR="009018E0" w:rsidRPr="008E078E">
            <w:rPr>
              <w:color w:val="000000"/>
              <w:highlight w:val="yellow"/>
            </w:rPr>
            <w:t>Data Analytics Toolkits/Packages</w:t>
          </w:r>
          <w:r w:rsidR="009018E0" w:rsidRPr="008E078E">
            <w:rPr>
              <w:color w:val="000000"/>
              <w:highlight w:val="yellow"/>
            </w:rPr>
            <w:tab/>
            <w:t>9</w:t>
          </w:r>
          <w:r w:rsidR="009018E0" w:rsidRPr="008E078E">
            <w:rPr>
              <w:highlight w:val="yellow"/>
            </w:rPr>
            <w:fldChar w:fldCharType="end"/>
          </w:r>
        </w:p>
        <w:p w14:paraId="6C50ECF0"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lnxbz9">
            <w:r w:rsidR="009018E0" w:rsidRPr="008E078E">
              <w:rPr>
                <w:color w:val="000000"/>
                <w:highlight w:val="yellow"/>
              </w:rPr>
              <w:t>3.5</w:t>
            </w:r>
          </w:hyperlink>
          <w:hyperlink w:anchor="_heading=h.lnxbz9">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_heading=h.lnxbz9 \h </w:instrText>
          </w:r>
          <w:r w:rsidR="009018E0" w:rsidRPr="008E078E">
            <w:rPr>
              <w:highlight w:val="yellow"/>
            </w:rPr>
          </w:r>
          <w:r w:rsidR="009018E0" w:rsidRPr="008E078E">
            <w:rPr>
              <w:highlight w:val="yellow"/>
            </w:rPr>
            <w:fldChar w:fldCharType="separate"/>
          </w:r>
          <w:r w:rsidR="009018E0" w:rsidRPr="008E078E">
            <w:rPr>
              <w:color w:val="000000"/>
              <w:highlight w:val="yellow"/>
            </w:rPr>
            <w:t>Identifying appropriate Data Analytics Services</w:t>
          </w:r>
          <w:r w:rsidR="009018E0" w:rsidRPr="008E078E">
            <w:rPr>
              <w:color w:val="000000"/>
              <w:highlight w:val="yellow"/>
            </w:rPr>
            <w:tab/>
            <w:t>10</w:t>
          </w:r>
          <w:r w:rsidR="009018E0" w:rsidRPr="008E078E">
            <w:rPr>
              <w:highlight w:val="yellow"/>
            </w:rPr>
            <w:fldChar w:fldCharType="end"/>
          </w:r>
        </w:p>
        <w:p w14:paraId="779EA214" w14:textId="77777777" w:rsidR="00434929" w:rsidRPr="008E078E"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5nkun2">
            <w:r w:rsidR="009018E0" w:rsidRPr="008E078E">
              <w:rPr>
                <w:color w:val="000000"/>
                <w:highlight w:val="yellow"/>
              </w:rPr>
              <w:t>3.5.1</w:t>
            </w:r>
          </w:hyperlink>
          <w:hyperlink w:anchor="_heading=h.35nkun2">
            <w:r w:rsidR="009018E0" w:rsidRPr="008E078E">
              <w:rPr>
                <w:color w:val="000000"/>
                <w:sz w:val="22"/>
                <w:szCs w:val="22"/>
                <w:highlight w:val="yellow"/>
              </w:rPr>
              <w:tab/>
            </w:r>
          </w:hyperlink>
          <w:r w:rsidR="009018E0" w:rsidRPr="008E078E">
            <w:rPr>
              <w:highlight w:val="yellow"/>
            </w:rPr>
            <w:fldChar w:fldCharType="begin"/>
          </w:r>
          <w:r w:rsidR="009018E0" w:rsidRPr="008E078E">
            <w:rPr>
              <w:highlight w:val="yellow"/>
            </w:rPr>
            <w:instrText xml:space="preserve"> PAGEREF _heading=h.35nkun2 \h </w:instrText>
          </w:r>
          <w:r w:rsidR="009018E0" w:rsidRPr="008E078E">
            <w:rPr>
              <w:highlight w:val="yellow"/>
            </w:rPr>
          </w:r>
          <w:r w:rsidR="009018E0" w:rsidRPr="008E078E">
            <w:rPr>
              <w:highlight w:val="yellow"/>
            </w:rPr>
            <w:fldChar w:fldCharType="separate"/>
          </w:r>
          <w:r w:rsidR="009018E0" w:rsidRPr="008E078E">
            <w:rPr>
              <w:color w:val="000000"/>
              <w:highlight w:val="yellow"/>
            </w:rPr>
            <w:t>Data Analytics Services backlog</w:t>
          </w:r>
          <w:r w:rsidR="009018E0" w:rsidRPr="008E078E">
            <w:rPr>
              <w:color w:val="000000"/>
              <w:highlight w:val="yellow"/>
            </w:rPr>
            <w:tab/>
            <w:t>11</w:t>
          </w:r>
          <w:r w:rsidR="009018E0" w:rsidRPr="008E078E">
            <w:rPr>
              <w:highlight w:val="yellow"/>
            </w:rPr>
            <w:fldChar w:fldCharType="end"/>
          </w:r>
        </w:p>
        <w:p w14:paraId="1BBCDE6A" w14:textId="77777777" w:rsidR="00434929" w:rsidRDefault="00000000">
          <w:pPr>
            <w:pBdr>
              <w:top w:val="nil"/>
              <w:left w:val="nil"/>
              <w:bottom w:val="nil"/>
              <w:right w:val="nil"/>
              <w:between w:val="nil"/>
            </w:pBdr>
            <w:tabs>
              <w:tab w:val="right" w:pos="9016"/>
            </w:tabs>
            <w:spacing w:after="100"/>
            <w:rPr>
              <w:color w:val="000000"/>
              <w:sz w:val="22"/>
              <w:szCs w:val="22"/>
            </w:rPr>
          </w:pPr>
          <w:hyperlink w:anchor="_heading=h.1ksv4uv">
            <w:r w:rsidR="009018E0" w:rsidRPr="008E078E">
              <w:rPr>
                <w:color w:val="000000"/>
                <w:highlight w:val="yellow"/>
              </w:rPr>
              <w:t>4. Conclusion</w:t>
            </w:r>
            <w:r w:rsidR="009018E0" w:rsidRPr="008E078E">
              <w:rPr>
                <w:color w:val="000000"/>
                <w:highlight w:val="yellow"/>
              </w:rPr>
              <w:tab/>
              <w:t>13</w:t>
            </w:r>
          </w:hyperlink>
        </w:p>
        <w:p w14:paraId="37AD59CE" w14:textId="77777777" w:rsidR="00434929" w:rsidRDefault="009018E0">
          <w:pPr>
            <w:tabs>
              <w:tab w:val="right" w:pos="9025"/>
            </w:tabs>
            <w:spacing w:before="60" w:after="80" w:line="240" w:lineRule="auto"/>
            <w:ind w:left="360"/>
            <w:rPr>
              <w:color w:val="000000"/>
              <w:sz w:val="19"/>
              <w:szCs w:val="19"/>
            </w:rPr>
          </w:pPr>
          <w:r>
            <w:fldChar w:fldCharType="end"/>
          </w:r>
        </w:p>
      </w:sdtContent>
    </w:sdt>
    <w:p w14:paraId="105B10C0" w14:textId="77777777" w:rsidR="00434929" w:rsidRDefault="009018E0">
      <w:pPr>
        <w:rPr>
          <w:color w:val="0070C0"/>
          <w:sz w:val="40"/>
          <w:szCs w:val="40"/>
        </w:rPr>
      </w:pPr>
      <w:r>
        <w:br w:type="page"/>
      </w:r>
    </w:p>
    <w:p w14:paraId="109E5238" w14:textId="77777777" w:rsidR="00434929" w:rsidRDefault="009018E0">
      <w:pPr>
        <w:pStyle w:val="Heading1"/>
      </w:pPr>
      <w:bookmarkStart w:id="2" w:name="_heading=h.gjdgxs" w:colFirst="0" w:colLast="0"/>
      <w:bookmarkEnd w:id="2"/>
      <w:r>
        <w:lastRenderedPageBreak/>
        <w:t>1</w:t>
      </w:r>
      <w:r>
        <w:tab/>
        <w:t>Introduction</w:t>
      </w:r>
    </w:p>
    <w:p w14:paraId="24C4F83A" w14:textId="77777777" w:rsidR="00434929" w:rsidRDefault="00434929"/>
    <w:p w14:paraId="3373804B" w14:textId="77777777" w:rsidR="00434929" w:rsidRDefault="009018E0">
      <w:pPr>
        <w:pStyle w:val="Heading2"/>
      </w:pPr>
      <w:bookmarkStart w:id="3" w:name="_heading=h.30j0zll" w:colFirst="0" w:colLast="0"/>
      <w:bookmarkEnd w:id="3"/>
      <w:r>
        <w:t>1.1</w:t>
      </w:r>
      <w:r>
        <w:tab/>
        <w:t>Purpose of this document</w:t>
      </w:r>
    </w:p>
    <w:p w14:paraId="710D9210" w14:textId="7D8D7883" w:rsidR="00434929" w:rsidRDefault="009018E0">
      <w:pPr>
        <w:rPr>
          <w:sz w:val="24"/>
          <w:szCs w:val="24"/>
        </w:rPr>
      </w:pPr>
      <w:commentRangeStart w:id="4"/>
      <w:r>
        <w:rPr>
          <w:sz w:val="24"/>
          <w:szCs w:val="24"/>
        </w:rPr>
        <w:t xml:space="preserve">This document describes the intended design of the Earth Observation Intelligent Data Analytics Services for CAMEO project, as part of deliverable </w:t>
      </w:r>
      <w:r w:rsidR="000D7898">
        <w:rPr>
          <w:sz w:val="24"/>
          <w:szCs w:val="24"/>
        </w:rPr>
        <w:t>3.1</w:t>
      </w:r>
      <w:r>
        <w:rPr>
          <w:sz w:val="24"/>
          <w:szCs w:val="24"/>
        </w:rPr>
        <w:t>.</w:t>
      </w:r>
      <w:commentRangeEnd w:id="4"/>
      <w:r w:rsidR="0023459A">
        <w:rPr>
          <w:rStyle w:val="CommentReference"/>
        </w:rPr>
        <w:commentReference w:id="4"/>
      </w:r>
    </w:p>
    <w:p w14:paraId="30A96155" w14:textId="77777777" w:rsidR="00434929" w:rsidRDefault="009018E0">
      <w:pPr>
        <w:rPr>
          <w:sz w:val="24"/>
          <w:szCs w:val="24"/>
        </w:rPr>
      </w:pPr>
      <w:r>
        <w:rPr>
          <w:sz w:val="24"/>
          <w:szCs w:val="24"/>
        </w:rPr>
        <w:t>It aims to provide:</w:t>
      </w:r>
    </w:p>
    <w:p w14:paraId="6304798F" w14:textId="67EC0821" w:rsidR="000D7898" w:rsidRPr="000D7898" w:rsidRDefault="00D81822" w:rsidP="000D7898">
      <w:pPr>
        <w:numPr>
          <w:ilvl w:val="0"/>
          <w:numId w:val="8"/>
        </w:numPr>
        <w:spacing w:after="0" w:line="240" w:lineRule="auto"/>
        <w:rPr>
          <w:sz w:val="24"/>
          <w:szCs w:val="24"/>
        </w:rPr>
      </w:pPr>
      <w:r>
        <w:rPr>
          <w:sz w:val="24"/>
          <w:szCs w:val="24"/>
        </w:rPr>
        <w:t xml:space="preserve">Introduction to </w:t>
      </w:r>
      <w:r w:rsidR="000D7898" w:rsidRPr="000D7898">
        <w:rPr>
          <w:sz w:val="24"/>
          <w:szCs w:val="24"/>
        </w:rPr>
        <w:t>data quality</w:t>
      </w:r>
      <w:r w:rsidR="000D7898">
        <w:rPr>
          <w:sz w:val="24"/>
          <w:szCs w:val="24"/>
        </w:rPr>
        <w:t>.</w:t>
      </w:r>
    </w:p>
    <w:p w14:paraId="4C9B81C2" w14:textId="77777777" w:rsidR="00D216D7" w:rsidRPr="00D216D7" w:rsidRDefault="00D216D7" w:rsidP="00D216D7">
      <w:pPr>
        <w:numPr>
          <w:ilvl w:val="0"/>
          <w:numId w:val="8"/>
        </w:numPr>
        <w:spacing w:after="0" w:line="240" w:lineRule="auto"/>
        <w:rPr>
          <w:sz w:val="24"/>
          <w:szCs w:val="24"/>
        </w:rPr>
      </w:pPr>
      <w:r w:rsidRPr="00D216D7">
        <w:rPr>
          <w:sz w:val="24"/>
          <w:szCs w:val="24"/>
        </w:rPr>
        <w:t xml:space="preserve">Identification of various earth observatory sources  </w:t>
      </w:r>
    </w:p>
    <w:p w14:paraId="04CDC0DA" w14:textId="77777777" w:rsidR="00D216D7" w:rsidRPr="00D216D7" w:rsidRDefault="00D216D7" w:rsidP="00D216D7">
      <w:pPr>
        <w:numPr>
          <w:ilvl w:val="0"/>
          <w:numId w:val="8"/>
        </w:numPr>
        <w:spacing w:after="0" w:line="240" w:lineRule="auto"/>
        <w:rPr>
          <w:sz w:val="24"/>
          <w:szCs w:val="24"/>
        </w:rPr>
      </w:pPr>
      <w:r w:rsidRPr="00D216D7">
        <w:rPr>
          <w:sz w:val="24"/>
          <w:szCs w:val="24"/>
        </w:rPr>
        <w:t xml:space="preserve">Categorization of earth observatory data types </w:t>
      </w:r>
    </w:p>
    <w:p w14:paraId="2CCC4E5B" w14:textId="77777777" w:rsidR="00D216D7" w:rsidRDefault="00D216D7" w:rsidP="00D216D7">
      <w:pPr>
        <w:numPr>
          <w:ilvl w:val="0"/>
          <w:numId w:val="8"/>
        </w:numPr>
        <w:spacing w:after="0" w:line="240" w:lineRule="auto"/>
        <w:rPr>
          <w:sz w:val="24"/>
          <w:szCs w:val="24"/>
        </w:rPr>
      </w:pPr>
      <w:r w:rsidRPr="00D216D7">
        <w:rPr>
          <w:sz w:val="24"/>
          <w:szCs w:val="24"/>
        </w:rPr>
        <w:t>Identifying the need for Data Quality and its evaluation matrix</w:t>
      </w:r>
    </w:p>
    <w:p w14:paraId="502B06CD" w14:textId="534F85C9" w:rsidR="00D81822" w:rsidRDefault="00D216D7" w:rsidP="00D216D7">
      <w:pPr>
        <w:numPr>
          <w:ilvl w:val="0"/>
          <w:numId w:val="8"/>
        </w:numPr>
        <w:spacing w:after="0" w:line="240" w:lineRule="auto"/>
        <w:rPr>
          <w:sz w:val="24"/>
          <w:szCs w:val="24"/>
        </w:rPr>
      </w:pPr>
      <w:r w:rsidRPr="00D216D7">
        <w:rPr>
          <w:sz w:val="24"/>
          <w:szCs w:val="24"/>
        </w:rPr>
        <w:t>Design of Data Quality Adjudication Framework</w:t>
      </w:r>
    </w:p>
    <w:p w14:paraId="7372D9F4" w14:textId="77777777" w:rsidR="009D204B" w:rsidRPr="00D216D7" w:rsidRDefault="009D204B" w:rsidP="009D204B">
      <w:pPr>
        <w:spacing w:after="0" w:line="240" w:lineRule="auto"/>
        <w:ind w:left="720"/>
        <w:rPr>
          <w:sz w:val="24"/>
          <w:szCs w:val="24"/>
        </w:rPr>
      </w:pPr>
    </w:p>
    <w:p w14:paraId="4A6A7145" w14:textId="72180E40" w:rsidR="00D81822" w:rsidRDefault="00D81822" w:rsidP="00D81822">
      <w:pPr>
        <w:pStyle w:val="Heading2"/>
        <w:numPr>
          <w:ilvl w:val="1"/>
          <w:numId w:val="9"/>
        </w:numPr>
      </w:pPr>
      <w:r>
        <w:t xml:space="preserve">Introduction to </w:t>
      </w:r>
      <w:r w:rsidRPr="00D81822">
        <w:t>spatial data quality</w:t>
      </w:r>
    </w:p>
    <w:p w14:paraId="775424E3" w14:textId="77777777" w:rsidR="00D81822" w:rsidRDefault="00D81822" w:rsidP="00D81822"/>
    <w:p w14:paraId="7AFC1904" w14:textId="773A1BAC" w:rsidR="00D81822" w:rsidRPr="00D81822" w:rsidRDefault="00D81822" w:rsidP="00D81822">
      <w:pPr>
        <w:rPr>
          <w:sz w:val="24"/>
          <w:szCs w:val="24"/>
        </w:rPr>
      </w:pPr>
      <w:r w:rsidRPr="00D81822">
        <w:rPr>
          <w:sz w:val="24"/>
          <w:szCs w:val="24"/>
        </w:rPr>
        <w:t xml:space="preserve">Understanding spatial data quality is important in Geographic Information Science (GIS) applications. Spatial data are used in a variety of critical applications, including urban planning, environmental management, emergency response, and natural resource management where the accuracy and precision of spatial data can have a significant impact on the decision making, especially when used with predictive analysis. A review of the importance of spatial data quality in GIS data is necessary to understand the factors that affect the quality of spatial data and strategies used to interrogate and maintain spatial data quality. While there is no standard definition for spatial data quality, typically the term refers to the accuracy, completeness, consistency, and currency of the data. One of the key factors that affect spatial data quality is the data acquisition phase. The accuracy of spatial data can be compromised due to errors introduced during data collection, such as measurement errors or errors in data processing of raw data. Therefore, it is essential to ensure that data collection procedures are well-designed and accurately executed to minimise such errors. In this work a review on various applications of spatial data quality is </w:t>
      </w:r>
      <w:r w:rsidR="0023459A" w:rsidRPr="00D81822">
        <w:rPr>
          <w:sz w:val="24"/>
          <w:szCs w:val="24"/>
        </w:rPr>
        <w:t>GIS to</w:t>
      </w:r>
      <w:r w:rsidRPr="00D81822">
        <w:rPr>
          <w:sz w:val="24"/>
          <w:szCs w:val="24"/>
        </w:rPr>
        <w:t xml:space="preserve"> provide a generalized</w:t>
      </w:r>
      <w:r w:rsidR="00F71710">
        <w:rPr>
          <w:sz w:val="24"/>
          <w:szCs w:val="24"/>
        </w:rPr>
        <w:t xml:space="preserve"> </w:t>
      </w:r>
      <w:ins w:id="5" w:author="Microsoft Office User" w:date="2023-05-25T15:55:00Z">
        <w:r w:rsidR="00F71710">
          <w:rPr>
            <w:sz w:val="24"/>
            <w:szCs w:val="24"/>
          </w:rPr>
          <w:t>Spatial Data Quality (</w:t>
        </w:r>
      </w:ins>
      <w:r w:rsidRPr="00D81822">
        <w:rPr>
          <w:sz w:val="24"/>
          <w:szCs w:val="24"/>
        </w:rPr>
        <w:t>SDQ</w:t>
      </w:r>
      <w:ins w:id="6" w:author="Microsoft Office User" w:date="2023-05-25T15:56:00Z">
        <w:r w:rsidR="00F71710">
          <w:rPr>
            <w:sz w:val="24"/>
            <w:szCs w:val="24"/>
          </w:rPr>
          <w:t>)</w:t>
        </w:r>
      </w:ins>
      <w:r w:rsidRPr="00D81822">
        <w:rPr>
          <w:sz w:val="24"/>
          <w:szCs w:val="24"/>
        </w:rPr>
        <w:t xml:space="preserve"> benchmark to reduce error in spatial data across various domains</w:t>
      </w:r>
    </w:p>
    <w:p w14:paraId="1544B8D5" w14:textId="77777777" w:rsidR="00D81822" w:rsidRPr="00D81822" w:rsidRDefault="00D81822" w:rsidP="00D81822">
      <w:pPr>
        <w:rPr>
          <w:sz w:val="24"/>
          <w:szCs w:val="24"/>
        </w:rPr>
      </w:pPr>
      <w:r w:rsidRPr="00D81822">
        <w:rPr>
          <w:sz w:val="24"/>
          <w:szCs w:val="24"/>
        </w:rPr>
        <w:t>Data quality plays an important role in any form of data analysis and predictive analysis. Over the years big data environments like cloud computing, geographic information (satellite images and other earth observatory data) and healthcare have attracted researchers as data were seen as the new oil. These fields have huge scope and findings that can be disclosed using data analysis but data quality plays an important role to conclude a strong finding, or else it may result in error-prone analysis and predictions.</w:t>
      </w:r>
    </w:p>
    <w:p w14:paraId="087382D9" w14:textId="77777777" w:rsidR="00D81822" w:rsidRPr="00D81822" w:rsidRDefault="00D81822" w:rsidP="00D81822">
      <w:pPr>
        <w:rPr>
          <w:sz w:val="24"/>
          <w:szCs w:val="24"/>
        </w:rPr>
      </w:pPr>
      <w:r w:rsidRPr="00D81822">
        <w:rPr>
          <w:sz w:val="24"/>
          <w:szCs w:val="24"/>
        </w:rPr>
        <w:t xml:space="preserve">In the field of earth observation, the data are generated by various agencies using different tools and techniques. This can result in an error or incomplete data . Such incomplete data or low-quality data used for analysis may result in low accuracy or even misleading results . Data quality in Geographic Information Science (GIS) is important because accurate and reliable data is essential for making effective decisions. Poor data quality can lead to incorrect </w:t>
      </w:r>
      <w:r w:rsidRPr="00D81822">
        <w:rPr>
          <w:sz w:val="24"/>
          <w:szCs w:val="24"/>
        </w:rPr>
        <w:lastRenderedPageBreak/>
        <w:t xml:space="preserve">conclusions and poor decision-making. In GIS, data quality refers to the degree to which the data meets the requirements for its intended use. This includes factors such as accuracy, precision, completeness, and consistency. To ensure data quality in GIS, it is important to use high-quality data sources, properly maintain and manage the data, and regularly verify and validate the data to ensure it is accurate and up to date. Additionally, proper documentation and metadata are essential for understanding the quality of the data and for ensuring that it is being used correctly.  </w:t>
      </w:r>
    </w:p>
    <w:p w14:paraId="3CD60EA1" w14:textId="526F6C8A" w:rsidR="00D81822" w:rsidRPr="00D81822" w:rsidRDefault="00D81822" w:rsidP="00D81822">
      <w:pPr>
        <w:rPr>
          <w:sz w:val="24"/>
          <w:szCs w:val="24"/>
        </w:rPr>
      </w:pPr>
      <w:r w:rsidRPr="00D81822">
        <w:rPr>
          <w:sz w:val="24"/>
          <w:szCs w:val="24"/>
        </w:rPr>
        <w:t>GIS data primarily consists of raster and vector data types.  Both types of data sources and databases suffer from different types of data quality issues and can be assessed with different metrics. In the raster data type the database mostly suffers from the satellite image quality and the quality of data in the image source may be due to resolution, visibility, or noise.</w:t>
      </w:r>
    </w:p>
    <w:p w14:paraId="3C4A05A5" w14:textId="77777777" w:rsidR="00434929" w:rsidRDefault="00434929"/>
    <w:p w14:paraId="7EC75665" w14:textId="77777777" w:rsidR="00434929" w:rsidRDefault="00434929"/>
    <w:p w14:paraId="404A4E29" w14:textId="77777777" w:rsidR="00434929" w:rsidRDefault="00434929"/>
    <w:p w14:paraId="7DA56344" w14:textId="77777777" w:rsidR="00434929" w:rsidRDefault="009018E0">
      <w:pPr>
        <w:jc w:val="left"/>
      </w:pPr>
      <w:r>
        <w:br w:type="page"/>
      </w:r>
    </w:p>
    <w:p w14:paraId="24B50E0B" w14:textId="1A8E3865" w:rsidR="00D81822" w:rsidRDefault="00D81822" w:rsidP="00D81822">
      <w:pPr>
        <w:pStyle w:val="Heading1"/>
        <w:numPr>
          <w:ilvl w:val="0"/>
          <w:numId w:val="9"/>
        </w:numPr>
      </w:pPr>
      <w:r>
        <w:lastRenderedPageBreak/>
        <w:t>Motivation</w:t>
      </w:r>
    </w:p>
    <w:p w14:paraId="2204506D" w14:textId="10CF4B12" w:rsidR="00D81822" w:rsidRPr="00D81822" w:rsidRDefault="00D81822" w:rsidP="00D81822">
      <w:pPr>
        <w:rPr>
          <w:sz w:val="24"/>
          <w:szCs w:val="24"/>
        </w:rPr>
      </w:pPr>
      <w:r w:rsidRPr="00D81822">
        <w:rPr>
          <w:sz w:val="24"/>
          <w:szCs w:val="24"/>
        </w:rPr>
        <w:t xml:space="preserve">Currently, a huge amount of satellite data is available from various sources varying from low to high resolution with various bands for vegetation and many other applications like ocean data, precipitation time series data, soil temperature data, object accuracy in vector layer.      But the issue that exists in the current scenario is to evaluate and find a suitable dataset from existing satellites data (Sentinel 1 -7 and Landsat 1-9 and other GIS vector data like, time series data, Census and other surveys . With such a huge volume of data </w:t>
      </w:r>
      <w:del w:id="7" w:author="Microsoft Office User" w:date="2023-05-25T16:05:00Z">
        <w:r w:rsidRPr="00D81822" w:rsidDel="008A33CD">
          <w:rPr>
            <w:sz w:val="24"/>
            <w:szCs w:val="24"/>
          </w:rPr>
          <w:delText>its</w:delText>
        </w:r>
      </w:del>
      <w:ins w:id="8" w:author="Microsoft Office User" w:date="2023-05-25T16:05:00Z">
        <w:r w:rsidR="008A33CD" w:rsidRPr="00D81822">
          <w:rPr>
            <w:sz w:val="24"/>
            <w:szCs w:val="24"/>
          </w:rPr>
          <w:t>it</w:t>
        </w:r>
      </w:ins>
      <w:r w:rsidRPr="00D81822">
        <w:rPr>
          <w:sz w:val="24"/>
          <w:szCs w:val="24"/>
        </w:rPr>
        <w:t xml:space="preserve"> becomes difficult to identify useful data for a user defined application with a specific objective.  Even when suitable data are source</w:t>
      </w:r>
      <w:ins w:id="9" w:author="Microsoft Office User" w:date="2023-05-25T16:05:00Z">
        <w:r w:rsidR="008A33CD">
          <w:rPr>
            <w:sz w:val="24"/>
            <w:szCs w:val="24"/>
          </w:rPr>
          <w:t>d</w:t>
        </w:r>
      </w:ins>
      <w:del w:id="10" w:author="Microsoft Office User" w:date="2023-05-25T16:05:00Z">
        <w:r w:rsidRPr="00D81822" w:rsidDel="008A33CD">
          <w:rPr>
            <w:sz w:val="24"/>
            <w:szCs w:val="24"/>
          </w:rPr>
          <w:delText>s</w:delText>
        </w:r>
      </w:del>
      <w:r w:rsidRPr="00D81822">
        <w:rPr>
          <w:sz w:val="24"/>
          <w:szCs w:val="24"/>
        </w:rPr>
        <w:t xml:space="preserve">, the data  </w:t>
      </w:r>
      <w:del w:id="11" w:author="Microsoft Office User" w:date="2023-05-25T16:05:00Z">
        <w:r w:rsidRPr="00D81822" w:rsidDel="008A33CD">
          <w:rPr>
            <w:sz w:val="24"/>
            <w:szCs w:val="24"/>
          </w:rPr>
          <w:delText>c</w:delText>
        </w:r>
      </w:del>
      <w:r w:rsidRPr="00D81822">
        <w:rPr>
          <w:sz w:val="24"/>
          <w:szCs w:val="24"/>
        </w:rPr>
        <w:t xml:space="preserve">an have errors </w:t>
      </w:r>
      <w:del w:id="12" w:author="Microsoft Office User" w:date="2023-05-25T16:05:00Z">
        <w:r w:rsidRPr="00D81822" w:rsidDel="008A33CD">
          <w:rPr>
            <w:sz w:val="24"/>
            <w:szCs w:val="24"/>
          </w:rPr>
          <w:delText xml:space="preserve"> </w:delText>
        </w:r>
      </w:del>
      <w:r w:rsidRPr="00D81822">
        <w:rPr>
          <w:sz w:val="24"/>
          <w:szCs w:val="24"/>
        </w:rPr>
        <w:t>or low data quality</w:t>
      </w:r>
      <w:ins w:id="13" w:author="Microsoft Office User" w:date="2023-05-25T16:05:00Z">
        <w:r w:rsidR="008A33CD">
          <w:rPr>
            <w:sz w:val="24"/>
            <w:szCs w:val="24"/>
          </w:rPr>
          <w:t xml:space="preserve"> </w:t>
        </w:r>
      </w:ins>
      <w:r w:rsidRPr="00D81822">
        <w:rPr>
          <w:sz w:val="24"/>
          <w:szCs w:val="24"/>
        </w:rPr>
        <w:t xml:space="preserve">[42]. In such cases there is a need of a quality metadata and quality check to be attached to the datasets to make filtration and identification of datasets easier for </w:t>
      </w:r>
      <w:del w:id="14" w:author="Microsoft Office User" w:date="2023-05-25T16:06:00Z">
        <w:r w:rsidRPr="00D81822" w:rsidDel="008A33CD">
          <w:rPr>
            <w:sz w:val="24"/>
            <w:szCs w:val="24"/>
          </w:rPr>
          <w:delText xml:space="preserve">a </w:delText>
        </w:r>
      </w:del>
      <w:r w:rsidRPr="00D81822">
        <w:rPr>
          <w:sz w:val="24"/>
          <w:szCs w:val="24"/>
        </w:rPr>
        <w:t xml:space="preserve">specific use cases. In this work our aim is to identify existing spatial data quality measures which can be generalized to check for data quality.  The data quality metrics may vary from application to application as </w:t>
      </w:r>
      <w:del w:id="15" w:author="Microsoft Office User" w:date="2023-05-25T16:06:00Z">
        <w:r w:rsidRPr="00D81822" w:rsidDel="008A33CD">
          <w:rPr>
            <w:sz w:val="24"/>
            <w:szCs w:val="24"/>
          </w:rPr>
          <w:delText>discussed  in</w:delText>
        </w:r>
      </w:del>
      <w:ins w:id="16" w:author="Microsoft Office User" w:date="2023-05-25T16:06:00Z">
        <w:r w:rsidR="008A33CD" w:rsidRPr="00D81822">
          <w:rPr>
            <w:sz w:val="24"/>
            <w:szCs w:val="24"/>
          </w:rPr>
          <w:t>discussed in</w:t>
        </w:r>
      </w:ins>
      <w:r w:rsidRPr="00D81822">
        <w:rPr>
          <w:sz w:val="24"/>
          <w:szCs w:val="24"/>
        </w:rPr>
        <w:t xml:space="preserve"> section 3. </w:t>
      </w:r>
      <w:del w:id="17" w:author="Microsoft Office User" w:date="2023-05-25T16:06:00Z">
        <w:r w:rsidRPr="00D81822" w:rsidDel="008A33CD">
          <w:rPr>
            <w:sz w:val="24"/>
            <w:szCs w:val="24"/>
          </w:rPr>
          <w:delText>So</w:delText>
        </w:r>
      </w:del>
      <w:ins w:id="18" w:author="Microsoft Office User" w:date="2023-05-25T16:06:00Z">
        <w:r w:rsidR="008A33CD" w:rsidRPr="00D81822">
          <w:rPr>
            <w:sz w:val="24"/>
            <w:szCs w:val="24"/>
          </w:rPr>
          <w:t>So,</w:t>
        </w:r>
      </w:ins>
      <w:r w:rsidRPr="00D81822">
        <w:rPr>
          <w:sz w:val="24"/>
          <w:szCs w:val="24"/>
        </w:rPr>
        <w:t xml:space="preserve"> this work aims to identify common SDQ parameters for multiple applications.  </w:t>
      </w:r>
    </w:p>
    <w:p w14:paraId="64CBD07A" w14:textId="77777777" w:rsidR="009A2516" w:rsidRDefault="009A2516" w:rsidP="009A2516">
      <w:pPr>
        <w:shd w:val="clear" w:color="auto" w:fill="FFFFFF"/>
        <w:rPr>
          <w:rFonts w:ascii="Arial" w:hAnsi="Arial" w:cs="Arial"/>
          <w:color w:val="222222"/>
        </w:rPr>
      </w:pPr>
      <w:r w:rsidRPr="008A33CD">
        <w:rPr>
          <w:sz w:val="24"/>
          <w:szCs w:val="24"/>
          <w:rPrChange w:id="19" w:author="Microsoft Office User" w:date="2023-05-25T16:06:00Z">
            <w:rPr>
              <w:rFonts w:ascii="Arial" w:hAnsi="Arial" w:cs="Arial"/>
              <w:color w:val="222222"/>
            </w:rPr>
          </w:rPrChange>
        </w:rPr>
        <w:t xml:space="preserve">To understand the importance of data quality in GIS for industry a survey was </w:t>
      </w:r>
      <w:r w:rsidRPr="00BE4A83">
        <w:rPr>
          <w:sz w:val="24"/>
          <w:szCs w:val="24"/>
        </w:rPr>
        <w:t>conducted where industry partners (2) shared their knowledge on data quality. The results are shown in Table 1.</w:t>
      </w:r>
    </w:p>
    <w:p w14:paraId="7A09BB5F" w14:textId="77777777" w:rsidR="009A2516" w:rsidRDefault="009A2516" w:rsidP="009A2516">
      <w:pPr>
        <w:shd w:val="clear" w:color="auto" w:fill="FFFFFF"/>
        <w:rPr>
          <w:rFonts w:ascii="Arial" w:hAnsi="Arial" w:cs="Arial"/>
          <w:color w:val="222222"/>
        </w:rPr>
      </w:pPr>
    </w:p>
    <w:p w14:paraId="310EFBA4" w14:textId="77777777" w:rsidR="00BE4A83" w:rsidRPr="009E5859" w:rsidRDefault="00BE4A83" w:rsidP="00BE4A83">
      <w:pPr>
        <w:pStyle w:val="Heading1"/>
        <w:jc w:val="center"/>
      </w:pPr>
      <w:r>
        <w:rPr>
          <w:sz w:val="24"/>
          <w:szCs w:val="24"/>
        </w:rPr>
        <w:t>Table 1</w:t>
      </w:r>
      <w:r w:rsidRPr="00A74A51">
        <w:rPr>
          <w:sz w:val="24"/>
          <w:szCs w:val="24"/>
        </w:rPr>
        <w:t xml:space="preserve">: </w:t>
      </w:r>
      <w:r>
        <w:rPr>
          <w:sz w:val="24"/>
          <w:szCs w:val="24"/>
        </w:rPr>
        <w:t xml:space="preserve"> </w:t>
      </w:r>
      <w:r w:rsidRPr="009E5859">
        <w:rPr>
          <w:sz w:val="24"/>
          <w:szCs w:val="24"/>
        </w:rPr>
        <w:t>Impact and Importance of Data Quality (Note: Where higher value refers to a high correlation in their use case/application)</w:t>
      </w:r>
    </w:p>
    <w:p w14:paraId="4776BBC9" w14:textId="77777777" w:rsidR="00BE4A83" w:rsidRDefault="00BE4A83" w:rsidP="00BE4A83">
      <w:pPr>
        <w:shd w:val="clear" w:color="auto" w:fill="FFFFFF"/>
        <w:jc w:val="center"/>
        <w:rPr>
          <w:rFonts w:ascii="Arial" w:hAnsi="Arial" w:cs="Arial"/>
          <w:color w:val="222222"/>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1"/>
        <w:gridCol w:w="954"/>
        <w:gridCol w:w="1417"/>
      </w:tblGrid>
      <w:tr w:rsidR="009A2516" w:rsidRPr="002119FB" w14:paraId="781B2572" w14:textId="77777777" w:rsidTr="00172EC5">
        <w:trPr>
          <w:trHeight w:val="20"/>
          <w:jc w:val="center"/>
        </w:trPr>
        <w:tc>
          <w:tcPr>
            <w:tcW w:w="6271" w:type="dxa"/>
            <w:shd w:val="clear" w:color="auto" w:fill="auto"/>
            <w:noWrap/>
            <w:vAlign w:val="bottom"/>
            <w:hideMark/>
          </w:tcPr>
          <w:p w14:paraId="626630A8" w14:textId="77777777" w:rsidR="009A2516" w:rsidRPr="002119FB" w:rsidRDefault="009A2516" w:rsidP="00172EC5">
            <w:pPr>
              <w:jc w:val="center"/>
              <w:rPr>
                <w:rFonts w:ascii="Arial" w:hAnsi="Arial" w:cs="Arial"/>
                <w:b/>
                <w:bCs/>
                <w:lang w:val="en-US" w:eastAsia="en-US"/>
              </w:rPr>
            </w:pPr>
            <w:r w:rsidRPr="002119FB">
              <w:rPr>
                <w:rFonts w:ascii="Arial" w:hAnsi="Arial" w:cs="Arial"/>
                <w:b/>
                <w:bCs/>
                <w:lang w:val="en-US" w:eastAsia="en-US"/>
              </w:rPr>
              <w:t>SME name</w:t>
            </w:r>
          </w:p>
        </w:tc>
        <w:tc>
          <w:tcPr>
            <w:tcW w:w="954" w:type="dxa"/>
            <w:shd w:val="clear" w:color="auto" w:fill="auto"/>
            <w:noWrap/>
            <w:vAlign w:val="bottom"/>
            <w:hideMark/>
          </w:tcPr>
          <w:p w14:paraId="056594B2" w14:textId="77777777" w:rsidR="009A2516" w:rsidRPr="002119FB" w:rsidRDefault="009A2516" w:rsidP="00172EC5">
            <w:pPr>
              <w:jc w:val="center"/>
              <w:rPr>
                <w:rFonts w:ascii="Arial" w:hAnsi="Arial" w:cs="Arial"/>
                <w:b/>
                <w:bCs/>
                <w:lang w:val="en-US" w:eastAsia="en-US"/>
              </w:rPr>
            </w:pPr>
            <w:r w:rsidRPr="002119FB">
              <w:rPr>
                <w:rFonts w:ascii="Arial" w:hAnsi="Arial" w:cs="Arial"/>
                <w:b/>
                <w:bCs/>
                <w:lang w:val="en-US" w:eastAsia="en-US"/>
              </w:rPr>
              <w:t>A</w:t>
            </w:r>
          </w:p>
        </w:tc>
        <w:tc>
          <w:tcPr>
            <w:tcW w:w="1417" w:type="dxa"/>
            <w:shd w:val="clear" w:color="auto" w:fill="auto"/>
            <w:noWrap/>
            <w:vAlign w:val="bottom"/>
            <w:hideMark/>
          </w:tcPr>
          <w:p w14:paraId="25062737" w14:textId="77777777" w:rsidR="009A2516" w:rsidRPr="002119FB" w:rsidRDefault="009A2516" w:rsidP="00172EC5">
            <w:pPr>
              <w:jc w:val="center"/>
              <w:rPr>
                <w:rFonts w:ascii="Arial" w:hAnsi="Arial" w:cs="Arial"/>
                <w:b/>
                <w:bCs/>
                <w:lang w:val="en-US" w:eastAsia="en-US"/>
              </w:rPr>
            </w:pPr>
            <w:r w:rsidRPr="002119FB">
              <w:rPr>
                <w:rFonts w:ascii="Arial" w:hAnsi="Arial" w:cs="Arial"/>
                <w:b/>
                <w:bCs/>
                <w:lang w:val="en-US" w:eastAsia="en-US"/>
              </w:rPr>
              <w:t>B</w:t>
            </w:r>
          </w:p>
        </w:tc>
      </w:tr>
      <w:tr w:rsidR="009A2516" w:rsidRPr="002119FB" w14:paraId="4FFB6547" w14:textId="77777777" w:rsidTr="00172EC5">
        <w:trPr>
          <w:trHeight w:val="20"/>
          <w:jc w:val="center"/>
        </w:trPr>
        <w:tc>
          <w:tcPr>
            <w:tcW w:w="6271" w:type="dxa"/>
            <w:shd w:val="clear" w:color="auto" w:fill="auto"/>
            <w:vAlign w:val="center"/>
            <w:hideMark/>
          </w:tcPr>
          <w:p w14:paraId="447876A8"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Data Quality has a large impact on achieving my goals</w:t>
            </w:r>
          </w:p>
        </w:tc>
        <w:tc>
          <w:tcPr>
            <w:tcW w:w="954" w:type="dxa"/>
            <w:shd w:val="clear" w:color="auto" w:fill="auto"/>
            <w:vAlign w:val="bottom"/>
            <w:hideMark/>
          </w:tcPr>
          <w:p w14:paraId="5C6CE8C4"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2</w:t>
            </w:r>
          </w:p>
        </w:tc>
        <w:tc>
          <w:tcPr>
            <w:tcW w:w="1417" w:type="dxa"/>
            <w:shd w:val="clear" w:color="auto" w:fill="auto"/>
            <w:vAlign w:val="bottom"/>
            <w:hideMark/>
          </w:tcPr>
          <w:p w14:paraId="592A89F5"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1</w:t>
            </w:r>
          </w:p>
        </w:tc>
      </w:tr>
      <w:tr w:rsidR="009A2516" w:rsidRPr="002119FB" w14:paraId="487F79ED" w14:textId="77777777" w:rsidTr="00172EC5">
        <w:trPr>
          <w:trHeight w:val="20"/>
          <w:jc w:val="center"/>
        </w:trPr>
        <w:tc>
          <w:tcPr>
            <w:tcW w:w="6271" w:type="dxa"/>
            <w:shd w:val="clear" w:color="auto" w:fill="auto"/>
            <w:vAlign w:val="center"/>
            <w:hideMark/>
          </w:tcPr>
          <w:p w14:paraId="7A69367F"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Data Quality is an issue with the datasets that I use</w:t>
            </w:r>
          </w:p>
        </w:tc>
        <w:tc>
          <w:tcPr>
            <w:tcW w:w="954" w:type="dxa"/>
            <w:shd w:val="clear" w:color="auto" w:fill="auto"/>
            <w:vAlign w:val="bottom"/>
            <w:hideMark/>
          </w:tcPr>
          <w:p w14:paraId="315CA0F2"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2</w:t>
            </w:r>
          </w:p>
        </w:tc>
        <w:tc>
          <w:tcPr>
            <w:tcW w:w="1417" w:type="dxa"/>
            <w:shd w:val="clear" w:color="auto" w:fill="auto"/>
            <w:vAlign w:val="bottom"/>
            <w:hideMark/>
          </w:tcPr>
          <w:p w14:paraId="499732AA"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2</w:t>
            </w:r>
          </w:p>
        </w:tc>
      </w:tr>
      <w:tr w:rsidR="009A2516" w:rsidRPr="002119FB" w14:paraId="2EC92E9A" w14:textId="77777777" w:rsidTr="00172EC5">
        <w:trPr>
          <w:trHeight w:val="20"/>
          <w:jc w:val="center"/>
        </w:trPr>
        <w:tc>
          <w:tcPr>
            <w:tcW w:w="6271" w:type="dxa"/>
            <w:shd w:val="clear" w:color="auto" w:fill="auto"/>
            <w:vAlign w:val="center"/>
            <w:hideMark/>
          </w:tcPr>
          <w:p w14:paraId="5D754E97"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My workflow has robust processes to assess data quality</w:t>
            </w:r>
          </w:p>
        </w:tc>
        <w:tc>
          <w:tcPr>
            <w:tcW w:w="954" w:type="dxa"/>
            <w:shd w:val="clear" w:color="auto" w:fill="auto"/>
            <w:vAlign w:val="bottom"/>
            <w:hideMark/>
          </w:tcPr>
          <w:p w14:paraId="7854DA5B"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1</w:t>
            </w:r>
          </w:p>
        </w:tc>
        <w:tc>
          <w:tcPr>
            <w:tcW w:w="1417" w:type="dxa"/>
            <w:shd w:val="clear" w:color="auto" w:fill="auto"/>
            <w:vAlign w:val="bottom"/>
            <w:hideMark/>
          </w:tcPr>
          <w:p w14:paraId="6A49DDA7"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3</w:t>
            </w:r>
          </w:p>
        </w:tc>
      </w:tr>
      <w:tr w:rsidR="009A2516" w:rsidRPr="002119FB" w14:paraId="263E94CB" w14:textId="77777777" w:rsidTr="00172EC5">
        <w:trPr>
          <w:trHeight w:val="20"/>
          <w:jc w:val="center"/>
        </w:trPr>
        <w:tc>
          <w:tcPr>
            <w:tcW w:w="6271" w:type="dxa"/>
            <w:shd w:val="clear" w:color="auto" w:fill="auto"/>
            <w:vAlign w:val="center"/>
            <w:hideMark/>
          </w:tcPr>
          <w:p w14:paraId="770DA91A"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My workflow has robust processes to handle Data Quality issues</w:t>
            </w:r>
          </w:p>
        </w:tc>
        <w:tc>
          <w:tcPr>
            <w:tcW w:w="954" w:type="dxa"/>
            <w:shd w:val="clear" w:color="auto" w:fill="auto"/>
            <w:vAlign w:val="bottom"/>
            <w:hideMark/>
          </w:tcPr>
          <w:p w14:paraId="621D3E82"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1</w:t>
            </w:r>
          </w:p>
        </w:tc>
        <w:tc>
          <w:tcPr>
            <w:tcW w:w="1417" w:type="dxa"/>
            <w:shd w:val="clear" w:color="auto" w:fill="auto"/>
            <w:vAlign w:val="bottom"/>
            <w:hideMark/>
          </w:tcPr>
          <w:p w14:paraId="16F3E901"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2</w:t>
            </w:r>
          </w:p>
        </w:tc>
      </w:tr>
      <w:tr w:rsidR="009A2516" w:rsidRPr="002119FB" w14:paraId="02D8DC58" w14:textId="77777777" w:rsidTr="00172EC5">
        <w:trPr>
          <w:trHeight w:val="20"/>
          <w:jc w:val="center"/>
        </w:trPr>
        <w:tc>
          <w:tcPr>
            <w:tcW w:w="6271" w:type="dxa"/>
            <w:shd w:val="clear" w:color="auto" w:fill="auto"/>
            <w:vAlign w:val="center"/>
            <w:hideMark/>
          </w:tcPr>
          <w:p w14:paraId="49DF09E2"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Please rank the following data quality metric based on importance to your typical tasks. [Completeness]</w:t>
            </w:r>
          </w:p>
        </w:tc>
        <w:tc>
          <w:tcPr>
            <w:tcW w:w="954" w:type="dxa"/>
            <w:shd w:val="clear" w:color="auto" w:fill="auto"/>
            <w:vAlign w:val="bottom"/>
            <w:hideMark/>
          </w:tcPr>
          <w:p w14:paraId="0C8B10A6"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6</w:t>
            </w:r>
          </w:p>
        </w:tc>
        <w:tc>
          <w:tcPr>
            <w:tcW w:w="1417" w:type="dxa"/>
            <w:shd w:val="clear" w:color="auto" w:fill="auto"/>
            <w:vAlign w:val="bottom"/>
            <w:hideMark/>
          </w:tcPr>
          <w:p w14:paraId="4E0A7936"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2</w:t>
            </w:r>
          </w:p>
        </w:tc>
      </w:tr>
      <w:tr w:rsidR="009A2516" w:rsidRPr="002119FB" w14:paraId="3DE26CB3" w14:textId="77777777" w:rsidTr="00172EC5">
        <w:trPr>
          <w:trHeight w:val="20"/>
          <w:jc w:val="center"/>
        </w:trPr>
        <w:tc>
          <w:tcPr>
            <w:tcW w:w="6271" w:type="dxa"/>
            <w:shd w:val="clear" w:color="auto" w:fill="auto"/>
            <w:vAlign w:val="center"/>
            <w:hideMark/>
          </w:tcPr>
          <w:p w14:paraId="5489D9A2"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Please rank the following data quality metric based on importance to your typical tasks. [Semantic Accuracy]</w:t>
            </w:r>
          </w:p>
        </w:tc>
        <w:tc>
          <w:tcPr>
            <w:tcW w:w="954" w:type="dxa"/>
            <w:shd w:val="clear" w:color="auto" w:fill="auto"/>
            <w:vAlign w:val="bottom"/>
            <w:hideMark/>
          </w:tcPr>
          <w:p w14:paraId="476F0880"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7</w:t>
            </w:r>
          </w:p>
        </w:tc>
        <w:tc>
          <w:tcPr>
            <w:tcW w:w="1417" w:type="dxa"/>
            <w:shd w:val="clear" w:color="auto" w:fill="auto"/>
            <w:vAlign w:val="bottom"/>
            <w:hideMark/>
          </w:tcPr>
          <w:p w14:paraId="09A5EF85"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6</w:t>
            </w:r>
          </w:p>
        </w:tc>
      </w:tr>
      <w:tr w:rsidR="009A2516" w:rsidRPr="002119FB" w14:paraId="7E387993" w14:textId="77777777" w:rsidTr="00172EC5">
        <w:trPr>
          <w:trHeight w:val="20"/>
          <w:jc w:val="center"/>
        </w:trPr>
        <w:tc>
          <w:tcPr>
            <w:tcW w:w="6271" w:type="dxa"/>
            <w:shd w:val="clear" w:color="auto" w:fill="auto"/>
            <w:vAlign w:val="center"/>
            <w:hideMark/>
          </w:tcPr>
          <w:p w14:paraId="3270EF63"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Please rank the following data quality metric based on importance to your typical tasks. [Lineage / Traceability]</w:t>
            </w:r>
          </w:p>
        </w:tc>
        <w:tc>
          <w:tcPr>
            <w:tcW w:w="954" w:type="dxa"/>
            <w:shd w:val="clear" w:color="auto" w:fill="auto"/>
            <w:vAlign w:val="bottom"/>
            <w:hideMark/>
          </w:tcPr>
          <w:p w14:paraId="319C7312"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3</w:t>
            </w:r>
          </w:p>
        </w:tc>
        <w:tc>
          <w:tcPr>
            <w:tcW w:w="1417" w:type="dxa"/>
            <w:shd w:val="clear" w:color="auto" w:fill="auto"/>
            <w:vAlign w:val="bottom"/>
            <w:hideMark/>
          </w:tcPr>
          <w:p w14:paraId="59F745AA"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7</w:t>
            </w:r>
          </w:p>
        </w:tc>
      </w:tr>
      <w:tr w:rsidR="009A2516" w:rsidRPr="002119FB" w14:paraId="30F061B6" w14:textId="77777777" w:rsidTr="00172EC5">
        <w:trPr>
          <w:trHeight w:val="20"/>
          <w:jc w:val="center"/>
        </w:trPr>
        <w:tc>
          <w:tcPr>
            <w:tcW w:w="6271" w:type="dxa"/>
            <w:shd w:val="clear" w:color="auto" w:fill="auto"/>
            <w:vAlign w:val="center"/>
            <w:hideMark/>
          </w:tcPr>
          <w:p w14:paraId="579CEF0B"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Please rank the following data quality metric based on importance to your typical tasks. [Temporal Accuracy]</w:t>
            </w:r>
          </w:p>
        </w:tc>
        <w:tc>
          <w:tcPr>
            <w:tcW w:w="954" w:type="dxa"/>
            <w:shd w:val="clear" w:color="auto" w:fill="auto"/>
            <w:vAlign w:val="bottom"/>
            <w:hideMark/>
          </w:tcPr>
          <w:p w14:paraId="3A8B4F8A"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4</w:t>
            </w:r>
          </w:p>
        </w:tc>
        <w:tc>
          <w:tcPr>
            <w:tcW w:w="1417" w:type="dxa"/>
            <w:shd w:val="clear" w:color="auto" w:fill="auto"/>
            <w:vAlign w:val="bottom"/>
            <w:hideMark/>
          </w:tcPr>
          <w:p w14:paraId="0D77331C"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4</w:t>
            </w:r>
          </w:p>
        </w:tc>
      </w:tr>
      <w:tr w:rsidR="009A2516" w:rsidRPr="002119FB" w14:paraId="0058F85A" w14:textId="77777777" w:rsidTr="00172EC5">
        <w:trPr>
          <w:trHeight w:val="20"/>
          <w:jc w:val="center"/>
        </w:trPr>
        <w:tc>
          <w:tcPr>
            <w:tcW w:w="6271" w:type="dxa"/>
            <w:shd w:val="clear" w:color="auto" w:fill="auto"/>
            <w:vAlign w:val="center"/>
            <w:hideMark/>
          </w:tcPr>
          <w:p w14:paraId="10E140DC"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Please rank the following data quality metric based on importance to your typical tasks. [Positional Accuracy]</w:t>
            </w:r>
          </w:p>
        </w:tc>
        <w:tc>
          <w:tcPr>
            <w:tcW w:w="954" w:type="dxa"/>
            <w:shd w:val="clear" w:color="auto" w:fill="auto"/>
            <w:vAlign w:val="bottom"/>
            <w:hideMark/>
          </w:tcPr>
          <w:p w14:paraId="2C82052D"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5</w:t>
            </w:r>
          </w:p>
        </w:tc>
        <w:tc>
          <w:tcPr>
            <w:tcW w:w="1417" w:type="dxa"/>
            <w:shd w:val="clear" w:color="auto" w:fill="auto"/>
            <w:vAlign w:val="bottom"/>
            <w:hideMark/>
          </w:tcPr>
          <w:p w14:paraId="130D4D3E"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3</w:t>
            </w:r>
          </w:p>
        </w:tc>
      </w:tr>
      <w:tr w:rsidR="009A2516" w:rsidRPr="002119FB" w14:paraId="0DD0E162" w14:textId="77777777" w:rsidTr="00172EC5">
        <w:trPr>
          <w:trHeight w:val="20"/>
          <w:jc w:val="center"/>
        </w:trPr>
        <w:tc>
          <w:tcPr>
            <w:tcW w:w="6271" w:type="dxa"/>
            <w:shd w:val="clear" w:color="auto" w:fill="auto"/>
            <w:vAlign w:val="center"/>
            <w:hideMark/>
          </w:tcPr>
          <w:p w14:paraId="703C4A57" w14:textId="77777777" w:rsidR="009A2516" w:rsidRPr="002119FB" w:rsidRDefault="009A2516" w:rsidP="00172EC5">
            <w:pPr>
              <w:rPr>
                <w:rFonts w:ascii="Arial" w:hAnsi="Arial" w:cs="Arial"/>
                <w:lang w:val="en-US" w:eastAsia="en-US"/>
              </w:rPr>
            </w:pPr>
            <w:r w:rsidRPr="002119FB">
              <w:rPr>
                <w:rFonts w:ascii="Arial" w:hAnsi="Arial" w:cs="Arial"/>
                <w:lang w:val="en-US" w:eastAsia="en-US"/>
              </w:rPr>
              <w:lastRenderedPageBreak/>
              <w:t>Please rank the following data quality metric based on importance to your typical tasks. [Logical Consistency]</w:t>
            </w:r>
          </w:p>
        </w:tc>
        <w:tc>
          <w:tcPr>
            <w:tcW w:w="954" w:type="dxa"/>
            <w:shd w:val="clear" w:color="auto" w:fill="auto"/>
            <w:vAlign w:val="bottom"/>
            <w:hideMark/>
          </w:tcPr>
          <w:p w14:paraId="53FCEDE8"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2</w:t>
            </w:r>
          </w:p>
        </w:tc>
        <w:tc>
          <w:tcPr>
            <w:tcW w:w="1417" w:type="dxa"/>
            <w:shd w:val="clear" w:color="auto" w:fill="auto"/>
            <w:vAlign w:val="bottom"/>
            <w:hideMark/>
          </w:tcPr>
          <w:p w14:paraId="293FC0B6"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5</w:t>
            </w:r>
          </w:p>
        </w:tc>
      </w:tr>
      <w:tr w:rsidR="009A2516" w:rsidRPr="002119FB" w14:paraId="6106B4CD" w14:textId="77777777" w:rsidTr="00172EC5">
        <w:trPr>
          <w:trHeight w:val="20"/>
          <w:jc w:val="center"/>
        </w:trPr>
        <w:tc>
          <w:tcPr>
            <w:tcW w:w="6271" w:type="dxa"/>
            <w:shd w:val="clear" w:color="auto" w:fill="auto"/>
            <w:vAlign w:val="center"/>
            <w:hideMark/>
          </w:tcPr>
          <w:p w14:paraId="21632939" w14:textId="77777777" w:rsidR="009A2516" w:rsidRPr="002119FB" w:rsidRDefault="009A2516" w:rsidP="00172EC5">
            <w:pPr>
              <w:rPr>
                <w:rFonts w:ascii="Arial" w:hAnsi="Arial" w:cs="Arial"/>
                <w:lang w:val="en-US" w:eastAsia="en-US"/>
              </w:rPr>
            </w:pPr>
            <w:r w:rsidRPr="002119FB">
              <w:rPr>
                <w:rFonts w:ascii="Arial" w:hAnsi="Arial" w:cs="Arial"/>
                <w:lang w:val="en-US" w:eastAsia="en-US"/>
              </w:rPr>
              <w:t>Please rank the following data quality metric based on importance to your typical tasks. [Attribute Accuracy]</w:t>
            </w:r>
          </w:p>
        </w:tc>
        <w:tc>
          <w:tcPr>
            <w:tcW w:w="954" w:type="dxa"/>
            <w:shd w:val="clear" w:color="auto" w:fill="auto"/>
            <w:vAlign w:val="bottom"/>
            <w:hideMark/>
          </w:tcPr>
          <w:p w14:paraId="74312128"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1</w:t>
            </w:r>
          </w:p>
        </w:tc>
        <w:tc>
          <w:tcPr>
            <w:tcW w:w="1417" w:type="dxa"/>
            <w:shd w:val="clear" w:color="auto" w:fill="auto"/>
            <w:vAlign w:val="bottom"/>
            <w:hideMark/>
          </w:tcPr>
          <w:p w14:paraId="1BD1F73E" w14:textId="77777777" w:rsidR="009A2516" w:rsidRPr="002119FB" w:rsidRDefault="009A2516" w:rsidP="00172EC5">
            <w:pPr>
              <w:jc w:val="center"/>
              <w:rPr>
                <w:rFonts w:ascii="Arial" w:hAnsi="Arial" w:cs="Arial"/>
                <w:lang w:val="en-US" w:eastAsia="en-US"/>
              </w:rPr>
            </w:pPr>
            <w:r w:rsidRPr="002119FB">
              <w:rPr>
                <w:rFonts w:ascii="Arial" w:hAnsi="Arial" w:cs="Arial"/>
                <w:lang w:val="en-US" w:eastAsia="en-US"/>
              </w:rPr>
              <w:t>1</w:t>
            </w:r>
          </w:p>
        </w:tc>
      </w:tr>
    </w:tbl>
    <w:p w14:paraId="6249A3FF" w14:textId="77777777" w:rsidR="009A2516" w:rsidRDefault="009A2516" w:rsidP="009A2516">
      <w:pPr>
        <w:shd w:val="clear" w:color="auto" w:fill="FFFFFF"/>
        <w:ind w:left="360"/>
        <w:rPr>
          <w:rFonts w:ascii="Arial" w:hAnsi="Arial" w:cs="Arial"/>
          <w:color w:val="222222"/>
        </w:rPr>
      </w:pPr>
    </w:p>
    <w:p w14:paraId="3E254D3F" w14:textId="77777777" w:rsidR="009A2516" w:rsidRDefault="009A2516" w:rsidP="009A2516">
      <w:pPr>
        <w:shd w:val="clear" w:color="auto" w:fill="FFFFFF"/>
        <w:ind w:left="360"/>
        <w:rPr>
          <w:rFonts w:ascii="Arial" w:hAnsi="Arial" w:cs="Arial"/>
          <w:color w:val="222222"/>
        </w:rPr>
      </w:pPr>
    </w:p>
    <w:p w14:paraId="38113B09" w14:textId="77777777" w:rsidR="009A2516" w:rsidRDefault="009A2516" w:rsidP="009A2516">
      <w:pPr>
        <w:shd w:val="clear" w:color="auto" w:fill="FFFFFF"/>
        <w:ind w:left="360"/>
        <w:jc w:val="center"/>
        <w:rPr>
          <w:rFonts w:ascii="Arial" w:hAnsi="Arial" w:cs="Arial"/>
          <w:color w:val="222222"/>
        </w:rPr>
      </w:pPr>
      <w:r>
        <w:rPr>
          <w:noProof/>
        </w:rPr>
        <w:drawing>
          <wp:inline distT="0" distB="0" distL="0" distR="0" wp14:anchorId="09704BB2" wp14:editId="341491BB">
            <wp:extent cx="4578985" cy="2750185"/>
            <wp:effectExtent l="12700" t="12700" r="18415" b="18415"/>
            <wp:docPr id="502095761" name="Picture 5020957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solidFill>
                        <a:schemeClr val="tx1"/>
                      </a:solidFill>
                    </a:ln>
                  </pic:spPr>
                </pic:pic>
              </a:graphicData>
            </a:graphic>
          </wp:inline>
        </w:drawing>
      </w:r>
    </w:p>
    <w:p w14:paraId="4C411098" w14:textId="198C347D" w:rsidR="009A2516" w:rsidRDefault="009A2516" w:rsidP="009A2516">
      <w:pPr>
        <w:shd w:val="clear" w:color="auto" w:fill="FFFFFF"/>
        <w:jc w:val="center"/>
        <w:rPr>
          <w:rFonts w:ascii="Arial" w:hAnsi="Arial" w:cs="Arial"/>
          <w:color w:val="222222"/>
        </w:rPr>
      </w:pPr>
      <w:r w:rsidRPr="009E5859">
        <w:rPr>
          <w:rFonts w:asciiTheme="majorHAnsi" w:eastAsiaTheme="majorEastAsia" w:hAnsiTheme="majorHAnsi" w:cstheme="majorBidi"/>
          <w:color w:val="2F5496" w:themeColor="accent1" w:themeShade="BF"/>
        </w:rPr>
        <w:t>Figure 3:</w:t>
      </w:r>
      <w:r w:rsidRPr="00A74A51">
        <w:t xml:space="preserve"> </w:t>
      </w:r>
      <w:r>
        <w:t xml:space="preserve"> </w:t>
      </w:r>
      <w:r w:rsidRPr="009E5859">
        <w:rPr>
          <w:rFonts w:asciiTheme="majorHAnsi" w:eastAsiaTheme="majorEastAsia" w:hAnsiTheme="majorHAnsi" w:cstheme="majorBidi"/>
          <w:color w:val="2F5496" w:themeColor="accent1" w:themeShade="BF"/>
        </w:rPr>
        <w:t xml:space="preserve">Importance of Data Quality </w:t>
      </w:r>
      <w:r>
        <w:rPr>
          <w:rFonts w:asciiTheme="majorHAnsi" w:eastAsiaTheme="majorEastAsia" w:hAnsiTheme="majorHAnsi" w:cstheme="majorBidi"/>
          <w:color w:val="2F5496" w:themeColor="accent1" w:themeShade="BF"/>
        </w:rPr>
        <w:t xml:space="preserve"> Measures for EO SMEs </w:t>
      </w:r>
      <w:r w:rsidRPr="009E5859">
        <w:rPr>
          <w:rFonts w:asciiTheme="majorHAnsi" w:eastAsiaTheme="majorEastAsia" w:hAnsiTheme="majorHAnsi" w:cstheme="majorBidi"/>
          <w:color w:val="2F5496" w:themeColor="accent1" w:themeShade="BF"/>
        </w:rPr>
        <w:t>(Note: Where higher value refers to a high correlation in their use case/application</w:t>
      </w:r>
      <w:r>
        <w:rPr>
          <w:rFonts w:asciiTheme="majorHAnsi" w:eastAsiaTheme="majorEastAsia" w:hAnsiTheme="majorHAnsi" w:cstheme="majorBidi"/>
          <w:color w:val="2F5496" w:themeColor="accent1" w:themeShade="BF"/>
        </w:rPr>
        <w:t>)</w:t>
      </w:r>
    </w:p>
    <w:p w14:paraId="772686B6" w14:textId="77777777" w:rsidR="009A2516" w:rsidRDefault="009A2516" w:rsidP="009A2516">
      <w:pPr>
        <w:shd w:val="clear" w:color="auto" w:fill="FFFFFF"/>
        <w:ind w:left="360"/>
        <w:rPr>
          <w:rFonts w:ascii="Arial" w:hAnsi="Arial" w:cs="Arial"/>
          <w:color w:val="222222"/>
        </w:rPr>
      </w:pPr>
    </w:p>
    <w:p w14:paraId="1C0AD8C0" w14:textId="5FE62B65" w:rsidR="009A2516" w:rsidRPr="008A33CD" w:rsidRDefault="009A2516" w:rsidP="009A2516">
      <w:pPr>
        <w:shd w:val="clear" w:color="auto" w:fill="FFFFFF"/>
        <w:rPr>
          <w:sz w:val="24"/>
          <w:szCs w:val="24"/>
          <w:rPrChange w:id="20" w:author="Microsoft Office User" w:date="2023-05-25T16:06:00Z">
            <w:rPr>
              <w:rFonts w:ascii="Arial" w:hAnsi="Arial" w:cs="Arial"/>
              <w:color w:val="222222"/>
            </w:rPr>
          </w:rPrChange>
        </w:rPr>
      </w:pPr>
      <w:r w:rsidRPr="008A33CD">
        <w:rPr>
          <w:sz w:val="24"/>
          <w:szCs w:val="24"/>
          <w:rPrChange w:id="21" w:author="Microsoft Office User" w:date="2023-05-25T16:06:00Z">
            <w:rPr>
              <w:rFonts w:ascii="Arial" w:hAnsi="Arial" w:cs="Arial"/>
              <w:color w:val="222222"/>
            </w:rPr>
          </w:rPrChange>
        </w:rPr>
        <w:t xml:space="preserve">Figure 3 shows </w:t>
      </w:r>
      <w:del w:id="22" w:author="Microsoft Office User" w:date="2023-05-25T16:07:00Z">
        <w:r w:rsidRPr="008A33CD" w:rsidDel="008A33CD">
          <w:rPr>
            <w:sz w:val="24"/>
            <w:szCs w:val="24"/>
            <w:rPrChange w:id="23" w:author="Microsoft Office User" w:date="2023-05-25T16:06:00Z">
              <w:rPr>
                <w:rFonts w:ascii="Arial" w:hAnsi="Arial" w:cs="Arial"/>
                <w:color w:val="222222"/>
              </w:rPr>
            </w:rPrChange>
          </w:rPr>
          <w:delText xml:space="preserve">shows </w:delText>
        </w:r>
      </w:del>
      <w:r w:rsidRPr="008A33CD">
        <w:rPr>
          <w:sz w:val="24"/>
          <w:szCs w:val="24"/>
          <w:rPrChange w:id="24" w:author="Microsoft Office User" w:date="2023-05-25T16:06:00Z">
            <w:rPr>
              <w:rFonts w:ascii="Arial" w:hAnsi="Arial" w:cs="Arial"/>
              <w:color w:val="222222"/>
            </w:rPr>
          </w:rPrChange>
        </w:rPr>
        <w:t>that the data used by the EO SMEs in the survey primarily suffers from semantic accuracy, completeness, positiona</w:t>
      </w:r>
      <w:ins w:id="25" w:author="Microsoft Office User" w:date="2023-05-25T16:08:00Z">
        <w:r w:rsidR="008A33CD">
          <w:rPr>
            <w:sz w:val="24"/>
            <w:szCs w:val="24"/>
          </w:rPr>
          <w:t>l</w:t>
        </w:r>
      </w:ins>
      <w:del w:id="26" w:author="Microsoft Office User" w:date="2023-05-25T16:08:00Z">
        <w:r w:rsidRPr="008A33CD" w:rsidDel="008A33CD">
          <w:rPr>
            <w:sz w:val="24"/>
            <w:szCs w:val="24"/>
            <w:rPrChange w:id="27" w:author="Microsoft Office User" w:date="2023-05-25T16:06:00Z">
              <w:rPr>
                <w:rFonts w:ascii="Arial" w:hAnsi="Arial" w:cs="Arial"/>
                <w:color w:val="222222"/>
              </w:rPr>
            </w:rPrChange>
          </w:rPr>
          <w:delText>k</w:delText>
        </w:r>
      </w:del>
      <w:r w:rsidRPr="008A33CD">
        <w:rPr>
          <w:sz w:val="24"/>
          <w:szCs w:val="24"/>
          <w:rPrChange w:id="28" w:author="Microsoft Office User" w:date="2023-05-25T16:06:00Z">
            <w:rPr>
              <w:rFonts w:ascii="Arial" w:hAnsi="Arial" w:cs="Arial"/>
              <w:color w:val="222222"/>
            </w:rPr>
          </w:rPrChange>
        </w:rPr>
        <w:t xml:space="preserve"> </w:t>
      </w:r>
      <w:ins w:id="29" w:author="Microsoft Office User" w:date="2023-05-25T16:08:00Z">
        <w:r w:rsidR="008A33CD">
          <w:rPr>
            <w:sz w:val="24"/>
            <w:szCs w:val="24"/>
          </w:rPr>
          <w:t>and</w:t>
        </w:r>
      </w:ins>
      <w:del w:id="30" w:author="Microsoft Office User" w:date="2023-05-25T16:08:00Z">
        <w:r w:rsidRPr="008A33CD" w:rsidDel="008A33CD">
          <w:rPr>
            <w:sz w:val="24"/>
            <w:szCs w:val="24"/>
            <w:rPrChange w:id="31" w:author="Microsoft Office User" w:date="2023-05-25T16:06:00Z">
              <w:rPr>
                <w:rFonts w:ascii="Arial" w:hAnsi="Arial" w:cs="Arial"/>
                <w:color w:val="222222"/>
              </w:rPr>
            </w:rPrChange>
          </w:rPr>
          <w:delText>&amp;</w:delText>
        </w:r>
      </w:del>
      <w:r w:rsidRPr="008A33CD">
        <w:rPr>
          <w:sz w:val="24"/>
          <w:szCs w:val="24"/>
          <w:rPrChange w:id="32" w:author="Microsoft Office User" w:date="2023-05-25T16:06:00Z">
            <w:rPr>
              <w:rFonts w:ascii="Arial" w:hAnsi="Arial" w:cs="Arial"/>
              <w:color w:val="222222"/>
            </w:rPr>
          </w:rPrChange>
        </w:rPr>
        <w:t xml:space="preserve"> temporal accuracy. The EO SMEs were asked how they handle data quality in their workflow. The results are presented in the table below</w:t>
      </w:r>
      <w:ins w:id="33" w:author="Microsoft Office User" w:date="2023-05-25T16:08:00Z">
        <w:r w:rsidR="008A33CD">
          <w:rPr>
            <w:sz w:val="24"/>
            <w:szCs w:val="24"/>
          </w:rPr>
          <w:t xml:space="preserve"> (Table 2)</w:t>
        </w:r>
      </w:ins>
      <w:r w:rsidRPr="008A33CD">
        <w:rPr>
          <w:sz w:val="24"/>
          <w:szCs w:val="24"/>
          <w:rPrChange w:id="34" w:author="Microsoft Office User" w:date="2023-05-25T16:06:00Z">
            <w:rPr>
              <w:rFonts w:ascii="Arial" w:hAnsi="Arial" w:cs="Arial"/>
              <w:color w:val="222222"/>
            </w:rPr>
          </w:rPrChange>
        </w:rPr>
        <w:t xml:space="preserve">. </w:t>
      </w:r>
    </w:p>
    <w:p w14:paraId="4EC7935D" w14:textId="37FA6E89" w:rsidR="009A2516" w:rsidRPr="009A2516" w:rsidRDefault="009A2516" w:rsidP="009A2516">
      <w:pPr>
        <w:pStyle w:val="Heading1"/>
      </w:pPr>
      <w:r>
        <w:rPr>
          <w:sz w:val="24"/>
          <w:szCs w:val="24"/>
        </w:rPr>
        <w:t>Table 2</w:t>
      </w:r>
      <w:r w:rsidRPr="00A74A51">
        <w:rPr>
          <w:sz w:val="24"/>
          <w:szCs w:val="24"/>
        </w:rPr>
        <w:t xml:space="preserve">: </w:t>
      </w:r>
      <w:r>
        <w:rPr>
          <w:sz w:val="24"/>
          <w:szCs w:val="24"/>
        </w:rPr>
        <w:t xml:space="preserve"> EO SMEs practices for handling data quality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9"/>
        <w:gridCol w:w="2816"/>
        <w:gridCol w:w="2052"/>
      </w:tblGrid>
      <w:tr w:rsidR="009A2516" w:rsidRPr="00AE4C00" w14:paraId="70938E51" w14:textId="77777777" w:rsidTr="00172EC5">
        <w:trPr>
          <w:trHeight w:val="19"/>
          <w:jc w:val="center"/>
        </w:trPr>
        <w:tc>
          <w:tcPr>
            <w:tcW w:w="3739" w:type="dxa"/>
            <w:shd w:val="clear" w:color="auto" w:fill="auto"/>
            <w:noWrap/>
            <w:hideMark/>
          </w:tcPr>
          <w:p w14:paraId="596D3079" w14:textId="77777777" w:rsidR="009A2516" w:rsidRPr="00AE4C00" w:rsidRDefault="009A2516" w:rsidP="00172EC5">
            <w:pPr>
              <w:rPr>
                <w:rFonts w:ascii="Arial" w:hAnsi="Arial" w:cs="Arial"/>
                <w:b/>
                <w:bCs/>
                <w:lang w:val="en-US" w:eastAsia="en-US"/>
              </w:rPr>
            </w:pPr>
            <w:r w:rsidRPr="00AE4C00">
              <w:rPr>
                <w:rFonts w:ascii="Arial" w:hAnsi="Arial" w:cs="Arial"/>
                <w:b/>
                <w:bCs/>
                <w:lang w:val="en-US" w:eastAsia="en-US"/>
              </w:rPr>
              <w:t xml:space="preserve">SME </w:t>
            </w:r>
          </w:p>
        </w:tc>
        <w:tc>
          <w:tcPr>
            <w:tcW w:w="2816" w:type="dxa"/>
            <w:shd w:val="clear" w:color="auto" w:fill="auto"/>
            <w:noWrap/>
            <w:hideMark/>
          </w:tcPr>
          <w:p w14:paraId="4CE97C0E" w14:textId="77777777" w:rsidR="009A2516" w:rsidRPr="00AE4C00" w:rsidRDefault="009A2516" w:rsidP="00172EC5">
            <w:pPr>
              <w:rPr>
                <w:rFonts w:ascii="Arial" w:hAnsi="Arial" w:cs="Arial"/>
                <w:b/>
                <w:bCs/>
                <w:lang w:val="en-US" w:eastAsia="en-US"/>
              </w:rPr>
            </w:pPr>
            <w:r w:rsidRPr="00AE4C00">
              <w:rPr>
                <w:rFonts w:ascii="Arial" w:hAnsi="Arial" w:cs="Arial"/>
                <w:b/>
                <w:bCs/>
                <w:lang w:val="en-US" w:eastAsia="en-US"/>
              </w:rPr>
              <w:t>A</w:t>
            </w:r>
          </w:p>
        </w:tc>
        <w:tc>
          <w:tcPr>
            <w:tcW w:w="2052" w:type="dxa"/>
            <w:shd w:val="clear" w:color="auto" w:fill="auto"/>
            <w:noWrap/>
            <w:hideMark/>
          </w:tcPr>
          <w:p w14:paraId="344906B8" w14:textId="77777777" w:rsidR="009A2516" w:rsidRPr="00AE4C00" w:rsidRDefault="009A2516" w:rsidP="00172EC5">
            <w:pPr>
              <w:rPr>
                <w:rFonts w:ascii="Arial" w:hAnsi="Arial" w:cs="Arial"/>
                <w:b/>
                <w:bCs/>
                <w:lang w:val="en-US" w:eastAsia="en-US"/>
              </w:rPr>
            </w:pPr>
            <w:r w:rsidRPr="00AE4C00">
              <w:rPr>
                <w:rFonts w:ascii="Arial" w:hAnsi="Arial" w:cs="Arial"/>
                <w:b/>
                <w:bCs/>
                <w:lang w:val="en-US" w:eastAsia="en-US"/>
              </w:rPr>
              <w:t>B</w:t>
            </w:r>
          </w:p>
        </w:tc>
      </w:tr>
      <w:tr w:rsidR="009A2516" w:rsidRPr="00AE4C00" w14:paraId="2A0D9A94" w14:textId="77777777" w:rsidTr="00172EC5">
        <w:trPr>
          <w:trHeight w:val="19"/>
          <w:jc w:val="center"/>
        </w:trPr>
        <w:tc>
          <w:tcPr>
            <w:tcW w:w="3739" w:type="dxa"/>
            <w:shd w:val="clear" w:color="auto" w:fill="auto"/>
            <w:hideMark/>
          </w:tcPr>
          <w:p w14:paraId="67C7B295"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Please indicate any external sources for data validation</w:t>
            </w:r>
            <w:r>
              <w:rPr>
                <w:rFonts w:ascii="Arial" w:hAnsi="Arial" w:cs="Arial"/>
                <w:lang w:val="en-US" w:eastAsia="en-US"/>
              </w:rPr>
              <w:t>.</w:t>
            </w:r>
            <w:r w:rsidRPr="00AE4C00">
              <w:rPr>
                <w:rFonts w:ascii="Arial" w:hAnsi="Arial" w:cs="Arial"/>
                <w:lang w:val="en-US" w:eastAsia="en-US"/>
              </w:rPr>
              <w:t xml:space="preserve"> (e.g. EPA)</w:t>
            </w:r>
          </w:p>
        </w:tc>
        <w:tc>
          <w:tcPr>
            <w:tcW w:w="2816" w:type="dxa"/>
            <w:shd w:val="clear" w:color="auto" w:fill="auto"/>
            <w:hideMark/>
          </w:tcPr>
          <w:p w14:paraId="731AF364"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Met Eireann, EPA, ESA, NASA, </w:t>
            </w:r>
            <w:proofErr w:type="spellStart"/>
            <w:r w:rsidRPr="00AE4C00">
              <w:rPr>
                <w:rFonts w:ascii="Arial" w:hAnsi="Arial" w:cs="Arial"/>
                <w:lang w:val="en-US" w:eastAsia="en-US"/>
              </w:rPr>
              <w:t>OpenWeatherMap</w:t>
            </w:r>
            <w:proofErr w:type="spellEnd"/>
            <w:r w:rsidRPr="00AE4C00">
              <w:rPr>
                <w:rFonts w:ascii="Arial" w:hAnsi="Arial" w:cs="Arial"/>
                <w:lang w:val="en-US" w:eastAsia="en-US"/>
              </w:rPr>
              <w:t>, Windy.com, EUMETSAT</w:t>
            </w:r>
          </w:p>
        </w:tc>
        <w:tc>
          <w:tcPr>
            <w:tcW w:w="2052" w:type="dxa"/>
            <w:shd w:val="clear" w:color="auto" w:fill="auto"/>
            <w:hideMark/>
          </w:tcPr>
          <w:p w14:paraId="6BF8276E"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DAERA, DAFM</w:t>
            </w:r>
          </w:p>
        </w:tc>
      </w:tr>
      <w:tr w:rsidR="009A2516" w:rsidRPr="00AE4C00" w14:paraId="07BAA834" w14:textId="77777777" w:rsidTr="00172EC5">
        <w:trPr>
          <w:trHeight w:val="19"/>
          <w:jc w:val="center"/>
        </w:trPr>
        <w:tc>
          <w:tcPr>
            <w:tcW w:w="3739" w:type="dxa"/>
            <w:shd w:val="clear" w:color="auto" w:fill="auto"/>
            <w:hideMark/>
          </w:tcPr>
          <w:p w14:paraId="66EFDDBB"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Please indicate how you currently validate data in your </w:t>
            </w:r>
            <w:proofErr w:type="spellStart"/>
            <w:r w:rsidRPr="00AE4C00">
              <w:rPr>
                <w:rFonts w:ascii="Arial" w:hAnsi="Arial" w:cs="Arial"/>
                <w:lang w:val="en-US" w:eastAsia="en-US"/>
              </w:rPr>
              <w:t>organisation</w:t>
            </w:r>
            <w:proofErr w:type="spellEnd"/>
            <w:r w:rsidRPr="00AE4C00">
              <w:rPr>
                <w:rFonts w:ascii="Arial" w:hAnsi="Arial" w:cs="Arial"/>
                <w:lang w:val="en-US" w:eastAsia="en-US"/>
              </w:rPr>
              <w:t xml:space="preserve">. Please be specific in relation to different data/information products. </w:t>
            </w:r>
          </w:p>
        </w:tc>
        <w:tc>
          <w:tcPr>
            <w:tcW w:w="2816" w:type="dxa"/>
            <w:shd w:val="clear" w:color="auto" w:fill="auto"/>
            <w:hideMark/>
          </w:tcPr>
          <w:p w14:paraId="1B1A3118"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Pixel values in satellite images can be validated using in-situ buoys, although this is not always done. Validation work generally occurs as part of R&amp;D / scientific projects. Imagery from providers such as ESA &amp; NASA </w:t>
            </w:r>
            <w:r>
              <w:rPr>
                <w:rFonts w:ascii="Arial" w:hAnsi="Arial" w:cs="Arial"/>
                <w:lang w:val="en-US" w:eastAsia="en-US"/>
              </w:rPr>
              <w:t>is</w:t>
            </w:r>
            <w:r w:rsidRPr="00AE4C00">
              <w:rPr>
                <w:rFonts w:ascii="Arial" w:hAnsi="Arial" w:cs="Arial"/>
                <w:lang w:val="en-US" w:eastAsia="en-US"/>
              </w:rPr>
              <w:t xml:space="preserve"> generally </w:t>
            </w:r>
            <w:r w:rsidRPr="00AE4C00">
              <w:rPr>
                <w:rFonts w:ascii="Arial" w:hAnsi="Arial" w:cs="Arial"/>
                <w:lang w:val="en-US" w:eastAsia="en-US"/>
              </w:rPr>
              <w:lastRenderedPageBreak/>
              <w:t xml:space="preserve">considered accurate enough for operational purposes. </w:t>
            </w:r>
          </w:p>
        </w:tc>
        <w:tc>
          <w:tcPr>
            <w:tcW w:w="2052" w:type="dxa"/>
            <w:shd w:val="clear" w:color="auto" w:fill="auto"/>
            <w:hideMark/>
          </w:tcPr>
          <w:p w14:paraId="56DA173F" w14:textId="77777777" w:rsidR="009A2516" w:rsidRPr="00AE4C00" w:rsidRDefault="009A2516" w:rsidP="00172EC5">
            <w:pPr>
              <w:rPr>
                <w:rFonts w:ascii="Arial" w:hAnsi="Arial" w:cs="Arial"/>
                <w:lang w:val="en-US" w:eastAsia="en-US"/>
              </w:rPr>
            </w:pPr>
            <w:r>
              <w:rPr>
                <w:rFonts w:ascii="Arial" w:hAnsi="Arial" w:cs="Arial"/>
                <w:lang w:val="en-US" w:eastAsia="en-US"/>
              </w:rPr>
              <w:lastRenderedPageBreak/>
              <w:t>In-person</w:t>
            </w:r>
            <w:r w:rsidRPr="00AE4C00">
              <w:rPr>
                <w:rFonts w:ascii="Arial" w:hAnsi="Arial" w:cs="Arial"/>
                <w:lang w:val="en-US" w:eastAsia="en-US"/>
              </w:rPr>
              <w:t xml:space="preserve"> inspection of agricultural fields, visual inspections of multispectral imagery</w:t>
            </w:r>
          </w:p>
        </w:tc>
      </w:tr>
      <w:tr w:rsidR="009A2516" w:rsidRPr="00AE4C00" w14:paraId="675F34B9" w14:textId="77777777" w:rsidTr="00172EC5">
        <w:trPr>
          <w:trHeight w:val="19"/>
          <w:jc w:val="center"/>
        </w:trPr>
        <w:tc>
          <w:tcPr>
            <w:tcW w:w="3739" w:type="dxa"/>
            <w:shd w:val="clear" w:color="auto" w:fill="auto"/>
            <w:hideMark/>
          </w:tcPr>
          <w:p w14:paraId="1ED37DFA"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Please list the current data sources that you use for Ground Truthing. Please indicate if they are proprietary to your company.</w:t>
            </w:r>
          </w:p>
        </w:tc>
        <w:tc>
          <w:tcPr>
            <w:tcW w:w="2816" w:type="dxa"/>
            <w:shd w:val="clear" w:color="auto" w:fill="auto"/>
            <w:hideMark/>
          </w:tcPr>
          <w:p w14:paraId="3294A44E"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We use our in-situ buoys &amp; sensors. Our buoy platforms, data ingress software, and satellite processing chains are proprietary. </w:t>
            </w:r>
          </w:p>
        </w:tc>
        <w:tc>
          <w:tcPr>
            <w:tcW w:w="2052" w:type="dxa"/>
            <w:shd w:val="clear" w:color="auto" w:fill="auto"/>
            <w:hideMark/>
          </w:tcPr>
          <w:p w14:paraId="0B701EEE"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Rapid field visit results from agricultural entities.</w:t>
            </w:r>
          </w:p>
        </w:tc>
      </w:tr>
      <w:tr w:rsidR="009A2516" w:rsidRPr="00AE4C00" w14:paraId="0DE58DBC" w14:textId="77777777" w:rsidTr="00172EC5">
        <w:trPr>
          <w:trHeight w:val="19"/>
          <w:jc w:val="center"/>
        </w:trPr>
        <w:tc>
          <w:tcPr>
            <w:tcW w:w="3739" w:type="dxa"/>
            <w:shd w:val="clear" w:color="auto" w:fill="auto"/>
            <w:hideMark/>
          </w:tcPr>
          <w:p w14:paraId="4A769A1D"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Please indicate how you currently handle outliers or noise in the datasets that you use</w:t>
            </w:r>
          </w:p>
        </w:tc>
        <w:tc>
          <w:tcPr>
            <w:tcW w:w="2816" w:type="dxa"/>
            <w:shd w:val="clear" w:color="auto" w:fill="auto"/>
            <w:hideMark/>
          </w:tcPr>
          <w:p w14:paraId="43031C82"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For satellite images: land and clouds are masked from the images (not required for marine EO). For in-situ data: outliers are removed if they cannot be explained following investigation. </w:t>
            </w:r>
          </w:p>
        </w:tc>
        <w:tc>
          <w:tcPr>
            <w:tcW w:w="2052" w:type="dxa"/>
            <w:shd w:val="clear" w:color="auto" w:fill="auto"/>
            <w:hideMark/>
          </w:tcPr>
          <w:p w14:paraId="69697620"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Outliers </w:t>
            </w:r>
            <w:r>
              <w:rPr>
                <w:rFonts w:ascii="Arial" w:hAnsi="Arial" w:cs="Arial"/>
                <w:lang w:val="en-US" w:eastAsia="en-US"/>
              </w:rPr>
              <w:t xml:space="preserve">are </w:t>
            </w:r>
            <w:r w:rsidRPr="00AE4C00">
              <w:rPr>
                <w:rFonts w:ascii="Arial" w:hAnsi="Arial" w:cs="Arial"/>
                <w:lang w:val="en-US" w:eastAsia="en-US"/>
              </w:rPr>
              <w:t xml:space="preserve">removed from training data past a certain threshold for error. These are visually inspected or validated with </w:t>
            </w:r>
            <w:r>
              <w:rPr>
                <w:rFonts w:ascii="Arial" w:hAnsi="Arial" w:cs="Arial"/>
                <w:lang w:val="en-US" w:eastAsia="en-US"/>
              </w:rPr>
              <w:t>in-person</w:t>
            </w:r>
            <w:r w:rsidRPr="00AE4C00">
              <w:rPr>
                <w:rFonts w:ascii="Arial" w:hAnsi="Arial" w:cs="Arial"/>
                <w:lang w:val="en-US" w:eastAsia="en-US"/>
              </w:rPr>
              <w:t xml:space="preserve"> ground checks</w:t>
            </w:r>
          </w:p>
        </w:tc>
      </w:tr>
      <w:tr w:rsidR="009A2516" w:rsidRPr="00AE4C00" w14:paraId="2F0CC567" w14:textId="77777777" w:rsidTr="00172EC5">
        <w:trPr>
          <w:trHeight w:val="19"/>
          <w:jc w:val="center"/>
        </w:trPr>
        <w:tc>
          <w:tcPr>
            <w:tcW w:w="3739" w:type="dxa"/>
            <w:shd w:val="clear" w:color="auto" w:fill="auto"/>
            <w:hideMark/>
          </w:tcPr>
          <w:p w14:paraId="3A7B0C2F"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Please indicate any processes that you use to improve data quality when it is found to be poor.</w:t>
            </w:r>
          </w:p>
        </w:tc>
        <w:tc>
          <w:tcPr>
            <w:tcW w:w="2816" w:type="dxa"/>
            <w:shd w:val="clear" w:color="auto" w:fill="auto"/>
            <w:hideMark/>
          </w:tcPr>
          <w:p w14:paraId="1D8F4B55"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Noise can be mitigated in SAR images using speckle filters (Lee filters etc.). Noise in optical images can be mitigated using smoothing filters, </w:t>
            </w:r>
            <w:r>
              <w:rPr>
                <w:rFonts w:ascii="Arial" w:hAnsi="Arial" w:cs="Arial"/>
                <w:lang w:val="en-US" w:eastAsia="en-US"/>
              </w:rPr>
              <w:t>de-striping</w:t>
            </w:r>
            <w:r w:rsidRPr="00AE4C00">
              <w:rPr>
                <w:rFonts w:ascii="Arial" w:hAnsi="Arial" w:cs="Arial"/>
                <w:lang w:val="en-US" w:eastAsia="en-US"/>
              </w:rPr>
              <w:t xml:space="preserve"> algorithms, and masking. </w:t>
            </w:r>
          </w:p>
        </w:tc>
        <w:tc>
          <w:tcPr>
            <w:tcW w:w="2052" w:type="dxa"/>
            <w:shd w:val="clear" w:color="auto" w:fill="auto"/>
            <w:hideMark/>
          </w:tcPr>
          <w:p w14:paraId="1D49B0B5"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 xml:space="preserve">Data smoothing, gaussian filters. </w:t>
            </w:r>
          </w:p>
        </w:tc>
      </w:tr>
      <w:tr w:rsidR="009A2516" w:rsidRPr="00AE4C00" w14:paraId="7964D491" w14:textId="77777777" w:rsidTr="00172EC5">
        <w:trPr>
          <w:trHeight w:val="19"/>
          <w:jc w:val="center"/>
        </w:trPr>
        <w:tc>
          <w:tcPr>
            <w:tcW w:w="3739" w:type="dxa"/>
            <w:shd w:val="clear" w:color="auto" w:fill="auto"/>
            <w:hideMark/>
          </w:tcPr>
          <w:p w14:paraId="17FDDC5C"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If you use Landsat data, please indicate if you typically use Collection 1 or Collection 2</w:t>
            </w:r>
          </w:p>
        </w:tc>
        <w:tc>
          <w:tcPr>
            <w:tcW w:w="2816" w:type="dxa"/>
            <w:shd w:val="clear" w:color="auto" w:fill="auto"/>
            <w:hideMark/>
          </w:tcPr>
          <w:p w14:paraId="00FB6408" w14:textId="77777777" w:rsidR="009A2516" w:rsidRPr="00AE4C00" w:rsidRDefault="009A2516" w:rsidP="00172EC5">
            <w:pPr>
              <w:rPr>
                <w:rFonts w:ascii="Arial" w:hAnsi="Arial" w:cs="Arial"/>
                <w:lang w:val="en-US" w:eastAsia="en-US"/>
              </w:rPr>
            </w:pPr>
            <w:r w:rsidRPr="00AE4C00">
              <w:rPr>
                <w:rFonts w:ascii="Arial" w:hAnsi="Arial" w:cs="Arial"/>
                <w:lang w:val="en-US" w:eastAsia="en-US"/>
              </w:rPr>
              <w:t>Collection 2</w:t>
            </w:r>
          </w:p>
        </w:tc>
        <w:tc>
          <w:tcPr>
            <w:tcW w:w="2052" w:type="dxa"/>
            <w:shd w:val="clear" w:color="auto" w:fill="auto"/>
            <w:hideMark/>
          </w:tcPr>
          <w:p w14:paraId="473939A2" w14:textId="77777777" w:rsidR="009A2516" w:rsidRPr="00AE4C00" w:rsidRDefault="009A2516" w:rsidP="00172EC5">
            <w:pPr>
              <w:rPr>
                <w:rFonts w:ascii="Arial" w:hAnsi="Arial" w:cs="Arial"/>
                <w:lang w:val="en-US" w:eastAsia="en-US"/>
              </w:rPr>
            </w:pPr>
            <w:r>
              <w:rPr>
                <w:rFonts w:ascii="Arial" w:hAnsi="Arial" w:cs="Arial"/>
                <w:lang w:val="en-US" w:eastAsia="en-US"/>
              </w:rPr>
              <w:t>Collection 2</w:t>
            </w:r>
          </w:p>
        </w:tc>
      </w:tr>
    </w:tbl>
    <w:p w14:paraId="076A99B4" w14:textId="77777777" w:rsidR="009A2516" w:rsidRDefault="009A2516" w:rsidP="009A2516">
      <w:pPr>
        <w:shd w:val="clear" w:color="auto" w:fill="FFFFFF"/>
        <w:rPr>
          <w:rFonts w:ascii="Arial" w:hAnsi="Arial" w:cs="Arial"/>
          <w:color w:val="222222"/>
        </w:rPr>
      </w:pPr>
    </w:p>
    <w:p w14:paraId="1F97464A" w14:textId="517E123B" w:rsidR="009A2516" w:rsidRPr="008A33CD" w:rsidRDefault="009A2516" w:rsidP="009A2516">
      <w:pPr>
        <w:shd w:val="clear" w:color="auto" w:fill="FFFFFF"/>
        <w:rPr>
          <w:sz w:val="24"/>
          <w:szCs w:val="24"/>
          <w:rPrChange w:id="35" w:author="Microsoft Office User" w:date="2023-05-25T16:08:00Z">
            <w:rPr>
              <w:rFonts w:ascii="Arial" w:hAnsi="Arial" w:cs="Arial"/>
              <w:color w:val="222222"/>
            </w:rPr>
          </w:rPrChange>
        </w:rPr>
      </w:pPr>
      <w:r w:rsidRPr="008A33CD">
        <w:rPr>
          <w:sz w:val="24"/>
          <w:szCs w:val="24"/>
          <w:rPrChange w:id="36" w:author="Microsoft Office User" w:date="2023-05-25T16:08:00Z">
            <w:rPr>
              <w:rFonts w:ascii="Arial" w:hAnsi="Arial" w:cs="Arial"/>
              <w:color w:val="222222"/>
            </w:rPr>
          </w:rPrChange>
        </w:rPr>
        <w:t xml:space="preserve">The survey </w:t>
      </w:r>
      <w:del w:id="37" w:author="Microsoft Office User" w:date="2023-05-25T16:08:00Z">
        <w:r w:rsidRPr="008A33CD" w:rsidDel="008A33CD">
          <w:rPr>
            <w:sz w:val="24"/>
            <w:szCs w:val="24"/>
            <w:rPrChange w:id="38" w:author="Microsoft Office User" w:date="2023-05-25T16:08:00Z">
              <w:rPr>
                <w:rFonts w:ascii="Arial" w:hAnsi="Arial" w:cs="Arial"/>
                <w:color w:val="222222"/>
              </w:rPr>
            </w:rPrChange>
          </w:rPr>
          <w:delText xml:space="preserve">has </w:delText>
        </w:r>
      </w:del>
      <w:r w:rsidRPr="008A33CD">
        <w:rPr>
          <w:sz w:val="24"/>
          <w:szCs w:val="24"/>
          <w:rPrChange w:id="39" w:author="Microsoft Office User" w:date="2023-05-25T16:08:00Z">
            <w:rPr>
              <w:rFonts w:ascii="Arial" w:hAnsi="Arial" w:cs="Arial"/>
              <w:color w:val="222222"/>
            </w:rPr>
          </w:rPrChange>
        </w:rPr>
        <w:t xml:space="preserve">contributed to showcase the data quality issues and practices (Table 2) that exist in the real world and </w:t>
      </w:r>
      <w:del w:id="40" w:author="Microsoft Office User" w:date="2023-05-25T16:08:00Z">
        <w:r w:rsidRPr="008A33CD" w:rsidDel="008A33CD">
          <w:rPr>
            <w:sz w:val="24"/>
            <w:szCs w:val="24"/>
            <w:rPrChange w:id="41" w:author="Microsoft Office User" w:date="2023-05-25T16:08:00Z">
              <w:rPr>
                <w:rFonts w:ascii="Arial" w:hAnsi="Arial" w:cs="Arial"/>
                <w:color w:val="222222"/>
              </w:rPr>
            </w:rPrChange>
          </w:rPr>
          <w:delText xml:space="preserve">this </w:delText>
        </w:r>
      </w:del>
      <w:ins w:id="42" w:author="Microsoft Office User" w:date="2023-05-25T16:08:00Z">
        <w:r w:rsidR="008A33CD">
          <w:rPr>
            <w:sz w:val="24"/>
            <w:szCs w:val="24"/>
          </w:rPr>
          <w:t>has</w:t>
        </w:r>
        <w:r w:rsidR="008A33CD" w:rsidRPr="008A33CD">
          <w:rPr>
            <w:sz w:val="24"/>
            <w:szCs w:val="24"/>
            <w:rPrChange w:id="43" w:author="Microsoft Office User" w:date="2023-05-25T16:08:00Z">
              <w:rPr>
                <w:rFonts w:ascii="Arial" w:hAnsi="Arial" w:cs="Arial"/>
                <w:color w:val="222222"/>
              </w:rPr>
            </w:rPrChange>
          </w:rPr>
          <w:t xml:space="preserve"> </w:t>
        </w:r>
      </w:ins>
      <w:r w:rsidRPr="008A33CD">
        <w:rPr>
          <w:sz w:val="24"/>
          <w:szCs w:val="24"/>
          <w:rPrChange w:id="44" w:author="Microsoft Office User" w:date="2023-05-25T16:08:00Z">
            <w:rPr>
              <w:rFonts w:ascii="Arial" w:hAnsi="Arial" w:cs="Arial"/>
              <w:color w:val="222222"/>
            </w:rPr>
          </w:rPrChange>
        </w:rPr>
        <w:t xml:space="preserve">influenced the design of the proposed data quality modules and frameworks for CAMEO.  </w:t>
      </w:r>
    </w:p>
    <w:p w14:paraId="5A08315E" w14:textId="77777777" w:rsidR="00D81822" w:rsidRDefault="00D81822" w:rsidP="00D81822"/>
    <w:p w14:paraId="09D9CB60" w14:textId="388D1BEA" w:rsidR="00D81822" w:rsidRDefault="00D81822" w:rsidP="00D81822">
      <w:pPr>
        <w:pStyle w:val="Heading1"/>
      </w:pPr>
      <w:r>
        <w:t>3</w:t>
      </w:r>
      <w:r>
        <w:tab/>
        <w:t>Survey</w:t>
      </w:r>
    </w:p>
    <w:p w14:paraId="73A33CD3" w14:textId="0DFC4FA2" w:rsidR="00D81822" w:rsidRPr="009D204B" w:rsidRDefault="00D81822" w:rsidP="00D81822">
      <w:pPr>
        <w:rPr>
          <w:sz w:val="24"/>
          <w:szCs w:val="24"/>
        </w:rPr>
      </w:pPr>
      <w:r w:rsidRPr="009D204B">
        <w:rPr>
          <w:sz w:val="24"/>
          <w:szCs w:val="24"/>
        </w:rPr>
        <w:t xml:space="preserve">In this field </w:t>
      </w:r>
      <w:del w:id="45" w:author="Microsoft Office User" w:date="2023-05-25T16:08:00Z">
        <w:r w:rsidRPr="009D204B" w:rsidDel="008A33CD">
          <w:rPr>
            <w:sz w:val="24"/>
            <w:szCs w:val="24"/>
          </w:rPr>
          <w:delText>many  studies</w:delText>
        </w:r>
      </w:del>
      <w:ins w:id="46" w:author="Microsoft Office User" w:date="2023-05-25T16:08:00Z">
        <w:r w:rsidR="008A33CD" w:rsidRPr="009D204B">
          <w:rPr>
            <w:sz w:val="24"/>
            <w:szCs w:val="24"/>
          </w:rPr>
          <w:t>many studies</w:t>
        </w:r>
      </w:ins>
      <w:r w:rsidRPr="009D204B">
        <w:rPr>
          <w:sz w:val="24"/>
          <w:szCs w:val="24"/>
        </w:rPr>
        <w:t xml:space="preserve"> are being performed by various researchers to define the need and how data quality can be defined for earth observation data.</w:t>
      </w:r>
    </w:p>
    <w:p w14:paraId="58615B58" w14:textId="33B84784" w:rsidR="00D81822" w:rsidRPr="009D204B" w:rsidRDefault="00D81822" w:rsidP="00D81822">
      <w:pPr>
        <w:rPr>
          <w:sz w:val="24"/>
          <w:szCs w:val="24"/>
        </w:rPr>
      </w:pPr>
      <w:r w:rsidRPr="009D204B">
        <w:rPr>
          <w:sz w:val="24"/>
          <w:szCs w:val="24"/>
        </w:rPr>
        <w:t>There exists various type</w:t>
      </w:r>
      <w:ins w:id="47" w:author="Microsoft Office User" w:date="2023-05-25T16:09:00Z">
        <w:r w:rsidR="008A33CD">
          <w:rPr>
            <w:sz w:val="24"/>
            <w:szCs w:val="24"/>
          </w:rPr>
          <w:t>s</w:t>
        </w:r>
      </w:ins>
      <w:r w:rsidRPr="009D204B">
        <w:rPr>
          <w:sz w:val="24"/>
          <w:szCs w:val="24"/>
        </w:rPr>
        <w:t xml:space="preserve"> of GIS data </w:t>
      </w:r>
      <w:del w:id="48" w:author="Microsoft Office User" w:date="2023-05-25T16:09:00Z">
        <w:r w:rsidRPr="009D204B" w:rsidDel="008A33CD">
          <w:rPr>
            <w:sz w:val="24"/>
            <w:szCs w:val="24"/>
          </w:rPr>
          <w:delText xml:space="preserve">type </w:delText>
        </w:r>
      </w:del>
      <w:r w:rsidRPr="009D204B">
        <w:rPr>
          <w:sz w:val="24"/>
          <w:szCs w:val="24"/>
        </w:rPr>
        <w:t xml:space="preserve">and use cases where different data quality metrics plays an important role. In general, GIS data can be divided into raster and vector data types as shown in </w:t>
      </w:r>
      <w:r w:rsidRPr="008A33CD">
        <w:rPr>
          <w:sz w:val="24"/>
          <w:szCs w:val="24"/>
          <w:highlight w:val="yellow"/>
          <w:rPrChange w:id="49" w:author="Microsoft Office User" w:date="2023-05-25T16:10:00Z">
            <w:rPr>
              <w:sz w:val="24"/>
              <w:szCs w:val="24"/>
            </w:rPr>
          </w:rPrChange>
        </w:rPr>
        <w:t>figure 1</w:t>
      </w:r>
      <w:r w:rsidRPr="009D204B">
        <w:rPr>
          <w:sz w:val="24"/>
          <w:szCs w:val="24"/>
        </w:rPr>
        <w:t xml:space="preserve">, where raster data includes satellite images from various products like MODIS, Landsat, sentinel among others. On the other hand, vector data are various </w:t>
      </w:r>
      <w:del w:id="50" w:author="Microsoft Office User" w:date="2023-05-25T16:10:00Z">
        <w:r w:rsidRPr="009D204B" w:rsidDel="008A33CD">
          <w:rPr>
            <w:sz w:val="24"/>
            <w:szCs w:val="24"/>
          </w:rPr>
          <w:delText xml:space="preserve"> </w:delText>
        </w:r>
      </w:del>
      <w:r w:rsidRPr="009D204B">
        <w:rPr>
          <w:sz w:val="24"/>
          <w:szCs w:val="24"/>
        </w:rPr>
        <w:t xml:space="preserve">layers added to a map which are generated through the </w:t>
      </w:r>
      <w:del w:id="51" w:author="Microsoft Office User" w:date="2023-05-25T16:10:00Z">
        <w:r w:rsidRPr="009D204B" w:rsidDel="008A33CD">
          <w:rPr>
            <w:sz w:val="24"/>
            <w:szCs w:val="24"/>
          </w:rPr>
          <w:delText>machine like</w:delText>
        </w:r>
      </w:del>
      <w:ins w:id="52" w:author="Microsoft Office User" w:date="2023-05-25T16:10:00Z">
        <w:r w:rsidR="008A33CD" w:rsidRPr="009D204B">
          <w:rPr>
            <w:sz w:val="24"/>
            <w:szCs w:val="24"/>
          </w:rPr>
          <w:t>machine-like</w:t>
        </w:r>
      </w:ins>
      <w:r w:rsidRPr="009D204B">
        <w:rPr>
          <w:sz w:val="24"/>
          <w:szCs w:val="24"/>
        </w:rPr>
        <w:t xml:space="preserve"> road maps, river maps, location of hospitals and many more location-based information. This also includes data from various GIS survey and time series data. Both type of data suffer </w:t>
      </w:r>
      <w:del w:id="53" w:author="Microsoft Office User" w:date="2023-05-25T16:10:00Z">
        <w:r w:rsidRPr="009D204B" w:rsidDel="008A33CD">
          <w:rPr>
            <w:sz w:val="24"/>
            <w:szCs w:val="24"/>
          </w:rPr>
          <w:delText xml:space="preserve">from </w:delText>
        </w:r>
      </w:del>
      <w:r w:rsidRPr="009D204B">
        <w:rPr>
          <w:sz w:val="24"/>
          <w:szCs w:val="24"/>
        </w:rPr>
        <w:t>data Quality issues and result</w:t>
      </w:r>
      <w:del w:id="54" w:author="Microsoft Office User" w:date="2023-05-25T16:10:00Z">
        <w:r w:rsidRPr="009D204B" w:rsidDel="008A33CD">
          <w:rPr>
            <w:sz w:val="24"/>
            <w:szCs w:val="24"/>
          </w:rPr>
          <w:delText>ing</w:delText>
        </w:r>
      </w:del>
      <w:r w:rsidRPr="009D204B">
        <w:rPr>
          <w:sz w:val="24"/>
          <w:szCs w:val="24"/>
        </w:rPr>
        <w:t xml:space="preserve"> in poor </w:t>
      </w:r>
      <w:del w:id="55" w:author="Microsoft Office User" w:date="2023-05-25T16:10:00Z">
        <w:r w:rsidRPr="009D204B" w:rsidDel="008A33CD">
          <w:rPr>
            <w:sz w:val="24"/>
            <w:szCs w:val="24"/>
          </w:rPr>
          <w:delText xml:space="preserve">results and </w:delText>
        </w:r>
      </w:del>
      <w:r w:rsidRPr="009D204B">
        <w:rPr>
          <w:sz w:val="24"/>
          <w:szCs w:val="24"/>
        </w:rPr>
        <w:t xml:space="preserve">analysis. In this section we introduce various quality indexes in raster and vector with some of the related work in that domain.  </w:t>
      </w:r>
    </w:p>
    <w:p w14:paraId="29FA2001" w14:textId="03634290" w:rsidR="00D81822" w:rsidRDefault="00D81822" w:rsidP="00D81822">
      <w:pPr>
        <w:jc w:val="center"/>
      </w:pPr>
      <w:r>
        <w:rPr>
          <w:noProof/>
        </w:rPr>
        <w:lastRenderedPageBreak/>
        <w:drawing>
          <wp:inline distT="0" distB="0" distL="0" distR="0" wp14:anchorId="67B2FF52" wp14:editId="58F9D96F">
            <wp:extent cx="2775948" cy="1352509"/>
            <wp:effectExtent l="0" t="0" r="5715" b="635"/>
            <wp:docPr id="161590435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4357" name="Picture 1" descr="Graphical user interface, text, application, chat or text mess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7724" cy="1358247"/>
                    </a:xfrm>
                    <a:prstGeom prst="rect">
                      <a:avLst/>
                    </a:prstGeom>
                    <a:noFill/>
                    <a:ln>
                      <a:noFill/>
                    </a:ln>
                  </pic:spPr>
                </pic:pic>
              </a:graphicData>
            </a:graphic>
          </wp:inline>
        </w:drawing>
      </w:r>
    </w:p>
    <w:p w14:paraId="7BAA8274" w14:textId="11FD3979" w:rsidR="00D81822" w:rsidRDefault="00D81822" w:rsidP="00D81822">
      <w:pPr>
        <w:jc w:val="center"/>
      </w:pPr>
      <w:commentRangeStart w:id="56"/>
      <w:r>
        <w:t>Figure 1. Types of GIS data</w:t>
      </w:r>
      <w:commentRangeEnd w:id="56"/>
      <w:r w:rsidR="008A33CD">
        <w:rPr>
          <w:rStyle w:val="CommentReference"/>
        </w:rPr>
        <w:commentReference w:id="56"/>
      </w:r>
    </w:p>
    <w:p w14:paraId="575B8FE7" w14:textId="77777777" w:rsidR="00D81822" w:rsidRDefault="00D81822" w:rsidP="00D81822"/>
    <w:p w14:paraId="6EAC832E" w14:textId="77777777" w:rsidR="00D81822" w:rsidRPr="009D204B" w:rsidRDefault="00D81822" w:rsidP="00D81822">
      <w:pPr>
        <w:rPr>
          <w:sz w:val="24"/>
          <w:szCs w:val="24"/>
        </w:rPr>
      </w:pPr>
      <w:r w:rsidRPr="009D204B">
        <w:rPr>
          <w:sz w:val="24"/>
          <w:szCs w:val="24"/>
        </w:rPr>
        <w:t xml:space="preserve">Spatial data quality can be evaluated under four different categories which are as follows as shown in figure 2: </w:t>
      </w:r>
    </w:p>
    <w:p w14:paraId="6B317BFC" w14:textId="77777777" w:rsidR="00D81822" w:rsidRPr="009D204B" w:rsidRDefault="00D81822" w:rsidP="00D81822">
      <w:pPr>
        <w:rPr>
          <w:sz w:val="24"/>
          <w:szCs w:val="24"/>
        </w:rPr>
      </w:pPr>
      <w:r w:rsidRPr="009D204B">
        <w:rPr>
          <w:sz w:val="24"/>
          <w:szCs w:val="24"/>
        </w:rPr>
        <w:t>1.</w:t>
      </w:r>
      <w:r w:rsidRPr="009D204B">
        <w:rPr>
          <w:sz w:val="24"/>
          <w:szCs w:val="24"/>
        </w:rPr>
        <w:tab/>
        <w:t>Precision</w:t>
      </w:r>
    </w:p>
    <w:p w14:paraId="646E718C" w14:textId="77777777" w:rsidR="00D81822" w:rsidRPr="009D204B" w:rsidRDefault="00D81822" w:rsidP="00D81822">
      <w:pPr>
        <w:rPr>
          <w:sz w:val="24"/>
          <w:szCs w:val="24"/>
        </w:rPr>
      </w:pPr>
      <w:r w:rsidRPr="009D204B">
        <w:rPr>
          <w:sz w:val="24"/>
          <w:szCs w:val="24"/>
        </w:rPr>
        <w:t>2.</w:t>
      </w:r>
      <w:r w:rsidRPr="009D204B">
        <w:rPr>
          <w:sz w:val="24"/>
          <w:szCs w:val="24"/>
        </w:rPr>
        <w:tab/>
        <w:t>Consistency</w:t>
      </w:r>
    </w:p>
    <w:p w14:paraId="7C070390" w14:textId="77777777" w:rsidR="00D81822" w:rsidRPr="009D204B" w:rsidRDefault="00D81822" w:rsidP="00D81822">
      <w:pPr>
        <w:rPr>
          <w:sz w:val="24"/>
          <w:szCs w:val="24"/>
        </w:rPr>
      </w:pPr>
      <w:r w:rsidRPr="009D204B">
        <w:rPr>
          <w:sz w:val="24"/>
          <w:szCs w:val="24"/>
        </w:rPr>
        <w:t>3.</w:t>
      </w:r>
      <w:r w:rsidRPr="009D204B">
        <w:rPr>
          <w:sz w:val="24"/>
          <w:szCs w:val="24"/>
        </w:rPr>
        <w:tab/>
        <w:t>Completeness</w:t>
      </w:r>
    </w:p>
    <w:p w14:paraId="3420A73F" w14:textId="77777777" w:rsidR="00D81822" w:rsidRPr="009D204B" w:rsidRDefault="00D81822" w:rsidP="00D81822">
      <w:pPr>
        <w:rPr>
          <w:sz w:val="24"/>
          <w:szCs w:val="24"/>
        </w:rPr>
      </w:pPr>
      <w:r w:rsidRPr="009D204B">
        <w:rPr>
          <w:sz w:val="24"/>
          <w:szCs w:val="24"/>
        </w:rPr>
        <w:t>4.</w:t>
      </w:r>
      <w:r w:rsidRPr="009D204B">
        <w:rPr>
          <w:sz w:val="24"/>
          <w:szCs w:val="24"/>
        </w:rPr>
        <w:tab/>
        <w:t>Accuracy</w:t>
      </w:r>
    </w:p>
    <w:p w14:paraId="63BCE025" w14:textId="77777777" w:rsidR="00D81822" w:rsidRPr="009D204B" w:rsidRDefault="00D81822" w:rsidP="00D81822">
      <w:pPr>
        <w:rPr>
          <w:sz w:val="24"/>
          <w:szCs w:val="24"/>
        </w:rPr>
      </w:pPr>
    </w:p>
    <w:p w14:paraId="5FEFD77D" w14:textId="45797FAC" w:rsidR="00D81822" w:rsidRPr="009D204B" w:rsidRDefault="00D81822" w:rsidP="00D81822">
      <w:pPr>
        <w:rPr>
          <w:sz w:val="24"/>
          <w:szCs w:val="24"/>
        </w:rPr>
      </w:pPr>
      <w:r w:rsidRPr="009D204B">
        <w:rPr>
          <w:sz w:val="24"/>
          <w:szCs w:val="24"/>
        </w:rPr>
        <w:t xml:space="preserve">These four </w:t>
      </w:r>
      <w:del w:id="57" w:author="Microsoft Office User" w:date="2023-05-25T16:11:00Z">
        <w:r w:rsidRPr="009D204B" w:rsidDel="008A33CD">
          <w:rPr>
            <w:sz w:val="24"/>
            <w:szCs w:val="24"/>
          </w:rPr>
          <w:delText>SDQ  can</w:delText>
        </w:r>
      </w:del>
      <w:ins w:id="58" w:author="Microsoft Office User" w:date="2023-05-25T16:11:00Z">
        <w:r w:rsidR="008A33CD" w:rsidRPr="009D204B">
          <w:rPr>
            <w:sz w:val="24"/>
            <w:szCs w:val="24"/>
          </w:rPr>
          <w:t>SDQ can</w:t>
        </w:r>
      </w:ins>
      <w:r w:rsidRPr="009D204B">
        <w:rPr>
          <w:sz w:val="24"/>
          <w:szCs w:val="24"/>
        </w:rPr>
        <w:t xml:space="preserve"> be used to evaluate data quality where every category do</w:t>
      </w:r>
      <w:ins w:id="59" w:author="Microsoft Office User" w:date="2023-05-25T16:11:00Z">
        <w:r w:rsidR="008A33CD">
          <w:rPr>
            <w:sz w:val="24"/>
            <w:szCs w:val="24"/>
          </w:rPr>
          <w:t>es</w:t>
        </w:r>
      </w:ins>
      <w:r w:rsidRPr="009D204B">
        <w:rPr>
          <w:sz w:val="24"/>
          <w:szCs w:val="24"/>
        </w:rPr>
        <w:t xml:space="preserve"> not fits every data type. For raster data precision, completeness and accuracy are main parameters on the other hand for vector data precision, consistency and completeness plays and important role.    </w:t>
      </w:r>
    </w:p>
    <w:p w14:paraId="0F2AAD68" w14:textId="77777777" w:rsidR="00D81822" w:rsidRPr="009D204B" w:rsidRDefault="00D81822" w:rsidP="00D81822">
      <w:pPr>
        <w:rPr>
          <w:sz w:val="24"/>
          <w:szCs w:val="24"/>
        </w:rPr>
      </w:pPr>
      <w:r w:rsidRPr="009D204B">
        <w:rPr>
          <w:sz w:val="24"/>
          <w:szCs w:val="24"/>
        </w:rPr>
        <w:t xml:space="preserve"> </w:t>
      </w:r>
    </w:p>
    <w:p w14:paraId="45928025" w14:textId="77777777" w:rsidR="00D81822" w:rsidRDefault="00D81822" w:rsidP="00D81822">
      <w:pPr>
        <w:ind w:left="360"/>
        <w:jc w:val="center"/>
        <w:rPr>
          <w:rFonts w:ascii="Times New Roman" w:hAnsi="Times New Roman" w:cs="Times New Roman"/>
          <w:b/>
          <w:bCs/>
        </w:rPr>
      </w:pPr>
      <w:r>
        <w:rPr>
          <w:noProof/>
        </w:rPr>
        <w:drawing>
          <wp:inline distT="0" distB="0" distL="0" distR="0" wp14:anchorId="31F8BD26" wp14:editId="2E7D2463">
            <wp:extent cx="2829135" cy="2336800"/>
            <wp:effectExtent l="0" t="0" r="9525" b="6350"/>
            <wp:docPr id="136160405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04051" name="Picture 2"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510" t="-1" r="10799" b="1746"/>
                    <a:stretch/>
                  </pic:blipFill>
                  <pic:spPr bwMode="auto">
                    <a:xfrm>
                      <a:off x="0" y="0"/>
                      <a:ext cx="2837743" cy="2343910"/>
                    </a:xfrm>
                    <a:prstGeom prst="rect">
                      <a:avLst/>
                    </a:prstGeom>
                    <a:noFill/>
                    <a:ln>
                      <a:noFill/>
                    </a:ln>
                    <a:extLst>
                      <a:ext uri="{53640926-AAD7-44D8-BBD7-CCE9431645EC}">
                        <a14:shadowObscured xmlns:a14="http://schemas.microsoft.com/office/drawing/2010/main"/>
                      </a:ext>
                    </a:extLst>
                  </pic:spPr>
                </pic:pic>
              </a:graphicData>
            </a:graphic>
          </wp:inline>
        </w:drawing>
      </w:r>
    </w:p>
    <w:p w14:paraId="204AD998" w14:textId="77777777" w:rsidR="00D81822" w:rsidRDefault="00D81822" w:rsidP="00D81822">
      <w:pPr>
        <w:ind w:left="360"/>
        <w:jc w:val="center"/>
        <w:rPr>
          <w:rFonts w:ascii="Times New Roman" w:hAnsi="Times New Roman" w:cs="Times New Roman"/>
          <w:b/>
          <w:bCs/>
        </w:rPr>
      </w:pPr>
      <w:r>
        <w:rPr>
          <w:rFonts w:ascii="Times New Roman" w:hAnsi="Times New Roman" w:cs="Times New Roman"/>
          <w:b/>
          <w:bCs/>
        </w:rPr>
        <w:t>Figure 2. Classification of Spatial Data Quality (SDQ).</w:t>
      </w:r>
    </w:p>
    <w:p w14:paraId="728A6100" w14:textId="77777777" w:rsidR="00D81822" w:rsidRPr="00E2325A" w:rsidRDefault="00D81822" w:rsidP="00D81822">
      <w:pPr>
        <w:jc w:val="center"/>
        <w:rPr>
          <w:rFonts w:ascii="Times New Roman" w:hAnsi="Times New Roman" w:cs="Times New Roman"/>
        </w:rPr>
      </w:pPr>
      <w:r w:rsidRPr="00E2325A">
        <w:rPr>
          <w:noProof/>
        </w:rPr>
        <w:lastRenderedPageBreak/>
        <w:drawing>
          <wp:inline distT="0" distB="0" distL="0" distR="0" wp14:anchorId="11E9ABAE" wp14:editId="4C6BF126">
            <wp:extent cx="4076700" cy="2826048"/>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5267" cy="2831987"/>
                    </a:xfrm>
                    <a:prstGeom prst="rect">
                      <a:avLst/>
                    </a:prstGeom>
                    <a:noFill/>
                    <a:ln>
                      <a:noFill/>
                    </a:ln>
                  </pic:spPr>
                </pic:pic>
              </a:graphicData>
            </a:graphic>
          </wp:inline>
        </w:drawing>
      </w:r>
    </w:p>
    <w:p w14:paraId="41B83376" w14:textId="77777777" w:rsidR="00D81822" w:rsidRPr="00DC6C26" w:rsidRDefault="00D81822" w:rsidP="00D81822">
      <w:pPr>
        <w:ind w:left="360"/>
        <w:jc w:val="center"/>
        <w:rPr>
          <w:rFonts w:ascii="Times New Roman" w:hAnsi="Times New Roman" w:cs="Times New Roman"/>
          <w:b/>
          <w:bCs/>
        </w:rPr>
      </w:pPr>
      <w:r w:rsidRPr="00DC6C26">
        <w:rPr>
          <w:rFonts w:ascii="Times New Roman" w:hAnsi="Times New Roman" w:cs="Times New Roman"/>
          <w:b/>
          <w:bCs/>
        </w:rPr>
        <w:t xml:space="preserve">Figure 3. Spatial </w:t>
      </w:r>
      <w:r>
        <w:rPr>
          <w:rFonts w:ascii="Times New Roman" w:hAnsi="Times New Roman" w:cs="Times New Roman"/>
          <w:b/>
          <w:bCs/>
        </w:rPr>
        <w:t>D</w:t>
      </w:r>
      <w:r w:rsidRPr="00DC6C26">
        <w:rPr>
          <w:rFonts w:ascii="Times New Roman" w:hAnsi="Times New Roman" w:cs="Times New Roman"/>
          <w:b/>
          <w:bCs/>
        </w:rPr>
        <w:t xml:space="preserve">ata </w:t>
      </w:r>
      <w:r>
        <w:rPr>
          <w:rFonts w:ascii="Times New Roman" w:hAnsi="Times New Roman" w:cs="Times New Roman"/>
          <w:b/>
          <w:bCs/>
        </w:rPr>
        <w:t>Q</w:t>
      </w:r>
      <w:r w:rsidRPr="00DC6C26">
        <w:rPr>
          <w:rFonts w:ascii="Times New Roman" w:hAnsi="Times New Roman" w:cs="Times New Roman"/>
          <w:b/>
          <w:bCs/>
        </w:rPr>
        <w:t>uality</w:t>
      </w:r>
      <w:r>
        <w:rPr>
          <w:rFonts w:ascii="Times New Roman" w:hAnsi="Times New Roman" w:cs="Times New Roman"/>
          <w:b/>
          <w:bCs/>
        </w:rPr>
        <w:t xml:space="preserve"> (SDQ)</w:t>
      </w:r>
      <w:r w:rsidRPr="00DC6C26">
        <w:rPr>
          <w:rFonts w:ascii="Times New Roman" w:hAnsi="Times New Roman" w:cs="Times New Roman"/>
          <w:b/>
          <w:bCs/>
        </w:rPr>
        <w:t xml:space="preserve"> in GIS </w:t>
      </w:r>
      <w:r>
        <w:rPr>
          <w:rFonts w:ascii="Times New Roman" w:hAnsi="Times New Roman" w:cs="Times New Roman"/>
          <w:b/>
          <w:bCs/>
        </w:rPr>
        <w:t>R</w:t>
      </w:r>
      <w:r w:rsidRPr="00DC6C26">
        <w:rPr>
          <w:rFonts w:ascii="Times New Roman" w:hAnsi="Times New Roman" w:cs="Times New Roman"/>
          <w:b/>
          <w:bCs/>
        </w:rPr>
        <w:t>aster</w:t>
      </w:r>
      <w:r>
        <w:rPr>
          <w:rFonts w:ascii="Times New Roman" w:hAnsi="Times New Roman" w:cs="Times New Roman"/>
          <w:b/>
          <w:bCs/>
        </w:rPr>
        <w:t xml:space="preserve"> Data.</w:t>
      </w:r>
    </w:p>
    <w:p w14:paraId="529B1673" w14:textId="77777777" w:rsidR="00D81822" w:rsidRPr="006E40D8" w:rsidRDefault="00D81822" w:rsidP="00D81822">
      <w:pPr>
        <w:jc w:val="center"/>
        <w:rPr>
          <w:rFonts w:ascii="Times New Roman" w:hAnsi="Times New Roman" w:cs="Times New Roman"/>
        </w:rPr>
      </w:pPr>
      <w:r w:rsidRPr="006E40D8">
        <w:rPr>
          <w:noProof/>
        </w:rPr>
        <w:drawing>
          <wp:inline distT="0" distB="0" distL="0" distR="0" wp14:anchorId="640F2ED2" wp14:editId="35841D55">
            <wp:extent cx="2959100" cy="2000162"/>
            <wp:effectExtent l="0" t="0" r="0" b="0"/>
            <wp:docPr id="110256974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9743" name="Picture 3"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333" cy="2007079"/>
                    </a:xfrm>
                    <a:prstGeom prst="rect">
                      <a:avLst/>
                    </a:prstGeom>
                    <a:noFill/>
                    <a:ln>
                      <a:noFill/>
                    </a:ln>
                  </pic:spPr>
                </pic:pic>
              </a:graphicData>
            </a:graphic>
          </wp:inline>
        </w:drawing>
      </w:r>
    </w:p>
    <w:p w14:paraId="22B918CA" w14:textId="77777777" w:rsidR="00D81822" w:rsidRPr="00DC6C26" w:rsidRDefault="00D81822" w:rsidP="00D81822">
      <w:pPr>
        <w:jc w:val="center"/>
        <w:rPr>
          <w:rFonts w:ascii="Times New Roman" w:hAnsi="Times New Roman" w:cs="Times New Roman"/>
          <w:b/>
          <w:bCs/>
        </w:rPr>
      </w:pPr>
      <w:r w:rsidRPr="00DC6C26">
        <w:rPr>
          <w:rFonts w:ascii="Times New Roman" w:hAnsi="Times New Roman" w:cs="Times New Roman"/>
          <w:b/>
          <w:bCs/>
        </w:rPr>
        <w:t>Figure 4. Spatial Data Quality in GIS Vector Data</w:t>
      </w:r>
    </w:p>
    <w:p w14:paraId="25AA08D5" w14:textId="77777777" w:rsidR="00D81822" w:rsidRDefault="00D81822" w:rsidP="00D81822"/>
    <w:p w14:paraId="07218EF3" w14:textId="77777777" w:rsidR="00D81822" w:rsidRPr="008A33CD" w:rsidRDefault="00D81822" w:rsidP="00D81822">
      <w:pPr>
        <w:rPr>
          <w:sz w:val="24"/>
          <w:szCs w:val="24"/>
          <w:rPrChange w:id="60" w:author="Microsoft Office User" w:date="2023-05-25T16:11:00Z">
            <w:rPr/>
          </w:rPrChange>
        </w:rPr>
      </w:pPr>
      <w:r w:rsidRPr="008A33CD">
        <w:rPr>
          <w:sz w:val="24"/>
          <w:szCs w:val="24"/>
          <w:rPrChange w:id="61" w:author="Microsoft Office User" w:date="2023-05-25T16:11:00Z">
            <w:rPr/>
          </w:rPrChange>
        </w:rPr>
        <w:t xml:space="preserve">Figure 3 and Figure 4 show the SDQ parameters for raster and vector data respectively. The next sections describe these SDQ metrics in more detail. </w:t>
      </w:r>
    </w:p>
    <w:p w14:paraId="2D75C344" w14:textId="77777777" w:rsidR="00D81822" w:rsidRPr="00C80916" w:rsidRDefault="00D81822" w:rsidP="00D81822">
      <w:pPr>
        <w:rPr>
          <w:color w:val="2F5496"/>
          <w:sz w:val="26"/>
          <w:szCs w:val="26"/>
        </w:rPr>
      </w:pPr>
      <w:r w:rsidRPr="00C80916">
        <w:rPr>
          <w:color w:val="2F5496"/>
          <w:sz w:val="26"/>
          <w:szCs w:val="26"/>
        </w:rPr>
        <w:t>3.1.</w:t>
      </w:r>
      <w:r w:rsidRPr="00C80916">
        <w:rPr>
          <w:color w:val="2F5496"/>
          <w:sz w:val="26"/>
          <w:szCs w:val="26"/>
        </w:rPr>
        <w:tab/>
        <w:t>Precision</w:t>
      </w:r>
    </w:p>
    <w:p w14:paraId="058CE92B" w14:textId="4961B935" w:rsidR="00D81822" w:rsidRPr="008A33CD" w:rsidRDefault="00D81822" w:rsidP="00D81822">
      <w:pPr>
        <w:rPr>
          <w:sz w:val="24"/>
          <w:szCs w:val="24"/>
          <w:rPrChange w:id="62" w:author="Microsoft Office User" w:date="2023-05-25T16:12:00Z">
            <w:rPr/>
          </w:rPrChange>
        </w:rPr>
      </w:pPr>
      <w:r w:rsidRPr="008A33CD">
        <w:rPr>
          <w:sz w:val="24"/>
          <w:szCs w:val="24"/>
          <w:rPrChange w:id="63" w:author="Microsoft Office User" w:date="2023-05-25T16:12:00Z">
            <w:rPr/>
          </w:rPrChange>
        </w:rPr>
        <w:t>For raster data prec</w:t>
      </w:r>
      <w:ins w:id="64" w:author="Microsoft Office User" w:date="2023-05-25T16:12:00Z">
        <w:r w:rsidR="008A33CD">
          <w:rPr>
            <w:sz w:val="24"/>
            <w:szCs w:val="24"/>
          </w:rPr>
          <w:t>is</w:t>
        </w:r>
      </w:ins>
      <w:del w:id="65" w:author="Microsoft Office User" w:date="2023-05-25T16:12:00Z">
        <w:r w:rsidRPr="008A33CD" w:rsidDel="008A33CD">
          <w:rPr>
            <w:sz w:val="24"/>
            <w:szCs w:val="24"/>
            <w:rPrChange w:id="66" w:author="Microsoft Office User" w:date="2023-05-25T16:12:00Z">
              <w:rPr/>
            </w:rPrChange>
          </w:rPr>
          <w:delText>ess</w:delText>
        </w:r>
      </w:del>
      <w:r w:rsidRPr="008A33CD">
        <w:rPr>
          <w:sz w:val="24"/>
          <w:szCs w:val="24"/>
          <w:rPrChange w:id="67" w:author="Microsoft Office User" w:date="2023-05-25T16:12:00Z">
            <w:rPr/>
          </w:rPrChange>
        </w:rPr>
        <w:t xml:space="preserve">ion is evaluated as the image accuracy and the metadata quality which includes bands and other data like depth and number of bands . Data Quality in satellite images refers to the quality of the image and </w:t>
      </w:r>
      <w:del w:id="68" w:author="Microsoft Office User" w:date="2023-05-25T16:12:00Z">
        <w:r w:rsidRPr="008A33CD" w:rsidDel="008A33CD">
          <w:rPr>
            <w:sz w:val="24"/>
            <w:szCs w:val="24"/>
            <w:rPrChange w:id="69" w:author="Microsoft Office User" w:date="2023-05-25T16:12:00Z">
              <w:rPr/>
            </w:rPrChange>
          </w:rPr>
          <w:delText>accuracy  of</w:delText>
        </w:r>
      </w:del>
      <w:ins w:id="70" w:author="Microsoft Office User" w:date="2023-05-25T16:12:00Z">
        <w:r w:rsidR="008A33CD" w:rsidRPr="008A33CD">
          <w:rPr>
            <w:sz w:val="24"/>
            <w:szCs w:val="24"/>
          </w:rPr>
          <w:t>accuracy of</w:t>
        </w:r>
      </w:ins>
      <w:r w:rsidRPr="008A33CD">
        <w:rPr>
          <w:sz w:val="24"/>
          <w:szCs w:val="24"/>
          <w:rPrChange w:id="71" w:author="Microsoft Office User" w:date="2023-05-25T16:12:00Z">
            <w:rPr/>
          </w:rPrChange>
        </w:rPr>
        <w:t xml:space="preserve"> the image in relation to the position and size of the object in the image. Several of the GIS products suffer image quality due to low visibility or image resolution.</w:t>
      </w:r>
    </w:p>
    <w:p w14:paraId="653D5B80" w14:textId="77777777" w:rsidR="00D81822" w:rsidRPr="00C80916" w:rsidRDefault="00D81822" w:rsidP="00D81822">
      <w:pPr>
        <w:rPr>
          <w:color w:val="2F5496"/>
          <w:sz w:val="26"/>
          <w:szCs w:val="26"/>
        </w:rPr>
      </w:pPr>
      <w:r w:rsidRPr="00C80916">
        <w:rPr>
          <w:color w:val="2F5496"/>
          <w:sz w:val="26"/>
          <w:szCs w:val="26"/>
        </w:rPr>
        <w:t>3.1.1.</w:t>
      </w:r>
      <w:r w:rsidRPr="00C80916">
        <w:rPr>
          <w:color w:val="2F5496"/>
          <w:sz w:val="26"/>
          <w:szCs w:val="26"/>
        </w:rPr>
        <w:tab/>
        <w:t xml:space="preserve">Accuracy </w:t>
      </w:r>
      <w:del w:id="72" w:author="Microsoft Office User" w:date="2023-05-25T16:13:00Z">
        <w:r w:rsidRPr="00C80916" w:rsidDel="008A33CD">
          <w:rPr>
            <w:color w:val="2F5496"/>
            <w:sz w:val="26"/>
            <w:szCs w:val="26"/>
          </w:rPr>
          <w:delText xml:space="preserve"> </w:delText>
        </w:r>
      </w:del>
      <w:r w:rsidRPr="00C80916">
        <w:rPr>
          <w:color w:val="2F5496"/>
          <w:sz w:val="26"/>
          <w:szCs w:val="26"/>
        </w:rPr>
        <w:t>of bands in GIS data</w:t>
      </w:r>
    </w:p>
    <w:p w14:paraId="7DEC20C7" w14:textId="77771541" w:rsidR="00D81822" w:rsidRPr="008A33CD" w:rsidRDefault="00D81822" w:rsidP="00D81822">
      <w:pPr>
        <w:rPr>
          <w:sz w:val="24"/>
          <w:szCs w:val="24"/>
          <w:rPrChange w:id="73" w:author="Microsoft Office User" w:date="2023-05-25T16:12:00Z">
            <w:rPr/>
          </w:rPrChange>
        </w:rPr>
      </w:pPr>
      <w:proofErr w:type="spellStart"/>
      <w:r w:rsidRPr="008A33CD">
        <w:rPr>
          <w:sz w:val="24"/>
          <w:szCs w:val="24"/>
          <w:rPrChange w:id="74" w:author="Microsoft Office User" w:date="2023-05-25T16:12:00Z">
            <w:rPr/>
          </w:rPrChange>
        </w:rPr>
        <w:t>Albanai</w:t>
      </w:r>
      <w:proofErr w:type="spellEnd"/>
      <w:r w:rsidRPr="008A33CD">
        <w:rPr>
          <w:sz w:val="24"/>
          <w:szCs w:val="24"/>
          <w:rPrChange w:id="75" w:author="Microsoft Office User" w:date="2023-05-25T16:12:00Z">
            <w:rPr/>
          </w:rPrChange>
        </w:rPr>
        <w:t xml:space="preserve"> et.al .[5] showcased a model to evaluate the thermal accuracy of Landsat in the band on the sea surface. This study checks the computational accuracy of satellite images with live data as compared to the vector data available from sea beakers </w:t>
      </w:r>
      <w:del w:id="76" w:author="Microsoft Office User" w:date="2023-05-25T16:13:00Z">
        <w:r w:rsidRPr="008A33CD" w:rsidDel="008A33CD">
          <w:rPr>
            <w:sz w:val="24"/>
            <w:szCs w:val="24"/>
            <w:rPrChange w:id="77" w:author="Microsoft Office User" w:date="2023-05-25T16:12:00Z">
              <w:rPr/>
            </w:rPrChange>
          </w:rPr>
          <w:delText xml:space="preserve"> </w:delText>
        </w:r>
      </w:del>
      <w:r w:rsidRPr="008A33CD">
        <w:rPr>
          <w:sz w:val="24"/>
          <w:szCs w:val="24"/>
          <w:rPrChange w:id="78" w:author="Microsoft Office User" w:date="2023-05-25T16:12:00Z">
            <w:rPr/>
          </w:rPrChange>
        </w:rPr>
        <w:t xml:space="preserve">. The work uses bands 10 </w:t>
      </w:r>
      <w:r w:rsidRPr="008A33CD">
        <w:rPr>
          <w:sz w:val="24"/>
          <w:szCs w:val="24"/>
          <w:rPrChange w:id="79" w:author="Microsoft Office User" w:date="2023-05-25T16:12:00Z">
            <w:rPr/>
          </w:rPrChange>
        </w:rPr>
        <w:lastRenderedPageBreak/>
        <w:t xml:space="preserve">and 11 from Lansat-8 and compares the accuracy which comes out to be a deviation in accuracy with a mean standard deviation 0.03 over the year. Figure 5 and Figure 6 shows a similar deviation over various seasons for band 10 and 11. The work showcased a deviation in </w:t>
      </w:r>
      <w:del w:id="80" w:author="Microsoft Office User" w:date="2023-05-25T16:13:00Z">
        <w:r w:rsidRPr="008A33CD" w:rsidDel="008A33CD">
          <w:rPr>
            <w:sz w:val="24"/>
            <w:szCs w:val="24"/>
            <w:rPrChange w:id="81" w:author="Microsoft Office User" w:date="2023-05-25T16:12:00Z">
              <w:rPr/>
            </w:rPrChange>
          </w:rPr>
          <w:delText>vector  data</w:delText>
        </w:r>
      </w:del>
      <w:ins w:id="82" w:author="Microsoft Office User" w:date="2023-05-25T16:13:00Z">
        <w:r w:rsidR="008A33CD" w:rsidRPr="008A33CD">
          <w:rPr>
            <w:sz w:val="24"/>
            <w:szCs w:val="24"/>
          </w:rPr>
          <w:t>vector data</w:t>
        </w:r>
      </w:ins>
      <w:r w:rsidRPr="008A33CD">
        <w:rPr>
          <w:sz w:val="24"/>
          <w:szCs w:val="24"/>
          <w:rPrChange w:id="83" w:author="Microsoft Office User" w:date="2023-05-25T16:12:00Z">
            <w:rPr/>
          </w:rPrChange>
        </w:rPr>
        <w:t xml:space="preserve"> when it was compared with real data from sea beakers.</w:t>
      </w:r>
    </w:p>
    <w:p w14:paraId="66B265FB" w14:textId="77777777" w:rsidR="00D81822" w:rsidRDefault="00D81822" w:rsidP="00D81822">
      <w:r>
        <w:t xml:space="preserve"> </w:t>
      </w:r>
      <w:r>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1822" w:rsidRPr="00CA7558" w14:paraId="3EAE7BC8" w14:textId="77777777" w:rsidTr="00172EC5">
        <w:tc>
          <w:tcPr>
            <w:tcW w:w="4508" w:type="dxa"/>
          </w:tcPr>
          <w:p w14:paraId="5D79E455" w14:textId="77777777" w:rsidR="00D81822" w:rsidRPr="00E2325A" w:rsidRDefault="00D81822" w:rsidP="00172EC5">
            <w:pPr>
              <w:rPr>
                <w:rFonts w:ascii="Times New Roman" w:hAnsi="Times New Roman" w:cs="Times New Roman"/>
                <w:color w:val="222222"/>
                <w:shd w:val="clear" w:color="auto" w:fill="FFFFFF"/>
              </w:rPr>
            </w:pPr>
            <w:r w:rsidRPr="00E2325A">
              <w:rPr>
                <w:rFonts w:ascii="Arial" w:hAnsi="Arial" w:cs="Arial"/>
                <w:noProof/>
                <w:color w:val="222222"/>
                <w:shd w:val="clear" w:color="auto" w:fill="FFFFFF"/>
              </w:rPr>
              <w:drawing>
                <wp:inline distT="0" distB="0" distL="0" distR="0" wp14:anchorId="39764109" wp14:editId="08A9C71F">
                  <wp:extent cx="2628900" cy="1534059"/>
                  <wp:effectExtent l="0" t="0" r="0" b="9525"/>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8"/>
                          <a:stretch>
                            <a:fillRect/>
                          </a:stretch>
                        </pic:blipFill>
                        <pic:spPr>
                          <a:xfrm>
                            <a:off x="0" y="0"/>
                            <a:ext cx="2642107" cy="1541766"/>
                          </a:xfrm>
                          <a:prstGeom prst="rect">
                            <a:avLst/>
                          </a:prstGeom>
                        </pic:spPr>
                      </pic:pic>
                    </a:graphicData>
                  </a:graphic>
                </wp:inline>
              </w:drawing>
            </w:r>
          </w:p>
        </w:tc>
        <w:tc>
          <w:tcPr>
            <w:tcW w:w="4508" w:type="dxa"/>
          </w:tcPr>
          <w:p w14:paraId="283970F0" w14:textId="77777777" w:rsidR="00D81822" w:rsidRPr="00E2325A" w:rsidRDefault="00D81822" w:rsidP="00172EC5">
            <w:pPr>
              <w:rPr>
                <w:rFonts w:ascii="Times New Roman" w:hAnsi="Times New Roman" w:cs="Times New Roman"/>
                <w:color w:val="222222"/>
                <w:shd w:val="clear" w:color="auto" w:fill="FFFFFF"/>
              </w:rPr>
            </w:pPr>
            <w:r w:rsidRPr="00E2325A">
              <w:rPr>
                <w:rFonts w:ascii="Times New Roman" w:hAnsi="Times New Roman" w:cs="Times New Roman"/>
                <w:b/>
                <w:bCs/>
                <w:noProof/>
                <w:color w:val="222222"/>
                <w:shd w:val="clear" w:color="auto" w:fill="FFFFFF"/>
              </w:rPr>
              <w:drawing>
                <wp:inline distT="0" distB="0" distL="0" distR="0" wp14:anchorId="7448A35C" wp14:editId="21AFFBFB">
                  <wp:extent cx="2412269" cy="1533525"/>
                  <wp:effectExtent l="0" t="0" r="1270" b="317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9"/>
                          <a:stretch>
                            <a:fillRect/>
                          </a:stretch>
                        </pic:blipFill>
                        <pic:spPr>
                          <a:xfrm>
                            <a:off x="0" y="0"/>
                            <a:ext cx="2423606" cy="1540732"/>
                          </a:xfrm>
                          <a:prstGeom prst="rect">
                            <a:avLst/>
                          </a:prstGeom>
                        </pic:spPr>
                      </pic:pic>
                    </a:graphicData>
                  </a:graphic>
                </wp:inline>
              </w:drawing>
            </w:r>
          </w:p>
        </w:tc>
      </w:tr>
      <w:tr w:rsidR="00D81822" w:rsidRPr="00CA7558" w14:paraId="7F1A9294" w14:textId="77777777" w:rsidTr="00172EC5">
        <w:tc>
          <w:tcPr>
            <w:tcW w:w="4508" w:type="dxa"/>
          </w:tcPr>
          <w:p w14:paraId="46CF8444" w14:textId="637EA7B2" w:rsidR="00D81822" w:rsidRPr="00E2325A" w:rsidRDefault="00D81822" w:rsidP="00172EC5">
            <w:pPr>
              <w:jc w:val="center"/>
              <w:rPr>
                <w:rFonts w:ascii="Arial" w:hAnsi="Arial" w:cs="Arial"/>
                <w:noProof/>
                <w:color w:val="222222"/>
                <w:shd w:val="clear" w:color="auto" w:fill="FFFFFF"/>
              </w:rPr>
            </w:pPr>
            <w:r w:rsidRPr="00DC6C26">
              <w:rPr>
                <w:rFonts w:ascii="Arial" w:hAnsi="Arial" w:cs="Arial"/>
                <w:b/>
                <w:bCs/>
                <w:color w:val="222222"/>
                <w:shd w:val="clear" w:color="auto" w:fill="FFFFFF"/>
              </w:rPr>
              <w:t>Figure 5 . Mean-variance in band 10</w:t>
            </w:r>
            <w:r>
              <w:rPr>
                <w:rFonts w:ascii="Arial" w:hAnsi="Arial" w:cs="Arial"/>
                <w:b/>
                <w:bCs/>
                <w:color w:val="222222"/>
                <w:shd w:val="clear" w:color="auto" w:fill="FFFFFF"/>
              </w:rPr>
              <w:t xml:space="preserve"> [5]</w:t>
            </w:r>
          </w:p>
        </w:tc>
        <w:tc>
          <w:tcPr>
            <w:tcW w:w="4508" w:type="dxa"/>
          </w:tcPr>
          <w:p w14:paraId="22121207" w14:textId="19B8288B" w:rsidR="00D81822" w:rsidRPr="00DC6C26" w:rsidRDefault="00D81822" w:rsidP="00172EC5">
            <w:pPr>
              <w:jc w:val="center"/>
              <w:rPr>
                <w:rFonts w:ascii="Arial" w:hAnsi="Arial" w:cs="Arial"/>
                <w:b/>
                <w:bCs/>
                <w:color w:val="222222"/>
                <w:shd w:val="clear" w:color="auto" w:fill="FFFFFF"/>
              </w:rPr>
            </w:pPr>
            <w:r w:rsidRPr="00DC6C26">
              <w:rPr>
                <w:rFonts w:ascii="Arial" w:hAnsi="Arial" w:cs="Arial"/>
                <w:b/>
                <w:bCs/>
                <w:color w:val="222222"/>
                <w:shd w:val="clear" w:color="auto" w:fill="FFFFFF"/>
              </w:rPr>
              <w:t>Figure 6 . Mean-variance in band 11</w:t>
            </w:r>
            <w:r>
              <w:rPr>
                <w:rFonts w:ascii="Arial" w:hAnsi="Arial" w:cs="Arial"/>
                <w:b/>
                <w:bCs/>
                <w:color w:val="222222"/>
                <w:shd w:val="clear" w:color="auto" w:fill="FFFFFF"/>
              </w:rPr>
              <w:t xml:space="preserve"> [5]</w:t>
            </w:r>
          </w:p>
          <w:p w14:paraId="2A4A4A8B" w14:textId="77777777" w:rsidR="00D81822" w:rsidRPr="00E2325A" w:rsidRDefault="00D81822" w:rsidP="00172EC5">
            <w:pPr>
              <w:rPr>
                <w:rFonts w:ascii="Times New Roman" w:hAnsi="Times New Roman" w:cs="Times New Roman"/>
                <w:color w:val="222222"/>
                <w:shd w:val="clear" w:color="auto" w:fill="FFFFFF"/>
              </w:rPr>
            </w:pPr>
          </w:p>
        </w:tc>
      </w:tr>
    </w:tbl>
    <w:p w14:paraId="688862C2" w14:textId="77777777" w:rsidR="00D81822" w:rsidRPr="00C80916" w:rsidRDefault="00D81822" w:rsidP="00D81822">
      <w:pPr>
        <w:rPr>
          <w:color w:val="2F5496"/>
          <w:sz w:val="26"/>
          <w:szCs w:val="26"/>
        </w:rPr>
      </w:pPr>
      <w:r w:rsidRPr="00C80916">
        <w:rPr>
          <w:color w:val="2F5496"/>
          <w:sz w:val="26"/>
          <w:szCs w:val="26"/>
        </w:rPr>
        <w:t>3.2.</w:t>
      </w:r>
      <w:r w:rsidRPr="00C80916">
        <w:rPr>
          <w:color w:val="2F5496"/>
          <w:sz w:val="26"/>
          <w:szCs w:val="26"/>
        </w:rPr>
        <w:tab/>
        <w:t>Completeness</w:t>
      </w:r>
    </w:p>
    <w:p w14:paraId="53419334" w14:textId="68816E50" w:rsidR="00D81822" w:rsidRPr="008A33CD" w:rsidRDefault="00D81822" w:rsidP="00D81822">
      <w:pPr>
        <w:rPr>
          <w:sz w:val="24"/>
          <w:szCs w:val="24"/>
          <w:rPrChange w:id="84" w:author="Microsoft Office User" w:date="2023-05-25T16:13:00Z">
            <w:rPr/>
          </w:rPrChange>
        </w:rPr>
      </w:pPr>
      <w:r w:rsidRPr="008A33CD">
        <w:rPr>
          <w:sz w:val="24"/>
          <w:szCs w:val="24"/>
          <w:rPrChange w:id="85" w:author="Microsoft Office User" w:date="2023-05-25T16:13:00Z">
            <w:rPr/>
          </w:rPrChange>
        </w:rPr>
        <w:t xml:space="preserve">Completeness is </w:t>
      </w:r>
      <w:del w:id="86" w:author="Microsoft Office User" w:date="2023-05-25T16:13:00Z">
        <w:r w:rsidRPr="008A33CD" w:rsidDel="008A33CD">
          <w:rPr>
            <w:sz w:val="24"/>
            <w:szCs w:val="24"/>
            <w:rPrChange w:id="87" w:author="Microsoft Office User" w:date="2023-05-25T16:13:00Z">
              <w:rPr/>
            </w:rPrChange>
          </w:rPr>
          <w:delText>defined  as</w:delText>
        </w:r>
      </w:del>
      <w:ins w:id="88" w:author="Microsoft Office User" w:date="2023-05-25T16:13:00Z">
        <w:r w:rsidR="008A33CD" w:rsidRPr="008A33CD">
          <w:rPr>
            <w:sz w:val="24"/>
            <w:szCs w:val="24"/>
          </w:rPr>
          <w:t>defined as</w:t>
        </w:r>
      </w:ins>
      <w:r w:rsidRPr="008A33CD">
        <w:rPr>
          <w:sz w:val="24"/>
          <w:szCs w:val="24"/>
          <w:rPrChange w:id="89" w:author="Microsoft Office User" w:date="2023-05-25T16:13:00Z">
            <w:rPr/>
          </w:rPrChange>
        </w:rPr>
        <w:t xml:space="preserve"> the accuracy of the data in the raster image which can be cloud coverage, land cover accuracy </w:t>
      </w:r>
      <w:del w:id="90" w:author="Microsoft Office User" w:date="2023-05-25T16:13:00Z">
        <w:r w:rsidRPr="008A33CD" w:rsidDel="008A33CD">
          <w:rPr>
            <w:sz w:val="24"/>
            <w:szCs w:val="24"/>
            <w:rPrChange w:id="91" w:author="Microsoft Office User" w:date="2023-05-25T16:13:00Z">
              <w:rPr/>
            </w:rPrChange>
          </w:rPr>
          <w:delText xml:space="preserve"> </w:delText>
        </w:r>
      </w:del>
      <w:r w:rsidRPr="008A33CD">
        <w:rPr>
          <w:sz w:val="24"/>
          <w:szCs w:val="24"/>
          <w:rPrChange w:id="92" w:author="Microsoft Office User" w:date="2023-05-25T16:13:00Z">
            <w:rPr/>
          </w:rPrChange>
        </w:rPr>
        <w:t>where as in vector data it is defined at the percentage of missing data or null values. Where accuracy</w:t>
      </w:r>
      <w:del w:id="93" w:author="Microsoft Office User" w:date="2023-05-25T16:13:00Z">
        <w:r w:rsidRPr="008A33CD" w:rsidDel="008A33CD">
          <w:rPr>
            <w:sz w:val="24"/>
            <w:szCs w:val="24"/>
            <w:rPrChange w:id="94" w:author="Microsoft Office User" w:date="2023-05-25T16:13:00Z">
              <w:rPr/>
            </w:rPrChange>
          </w:rPr>
          <w:delText xml:space="preserve"> </w:delText>
        </w:r>
      </w:del>
      <w:r w:rsidRPr="008A33CD">
        <w:rPr>
          <w:sz w:val="24"/>
          <w:szCs w:val="24"/>
          <w:rPrChange w:id="95" w:author="Microsoft Office User" w:date="2023-05-25T16:13:00Z">
            <w:rPr/>
          </w:rPrChange>
        </w:rPr>
        <w:t xml:space="preserve"> is defined as the precision of detecting clouds in image with cloud shadow and further classification.</w:t>
      </w:r>
    </w:p>
    <w:p w14:paraId="15B90CDB" w14:textId="77777777" w:rsidR="00D81822" w:rsidRPr="00C80916" w:rsidRDefault="00D81822" w:rsidP="00D81822">
      <w:pPr>
        <w:rPr>
          <w:color w:val="2F5496"/>
          <w:sz w:val="26"/>
          <w:szCs w:val="26"/>
        </w:rPr>
      </w:pPr>
      <w:r w:rsidRPr="00C80916">
        <w:rPr>
          <w:color w:val="2F5496"/>
          <w:sz w:val="26"/>
          <w:szCs w:val="26"/>
        </w:rPr>
        <w:t>3.2.1.</w:t>
      </w:r>
      <w:r w:rsidRPr="00C80916">
        <w:rPr>
          <w:color w:val="2F5496"/>
          <w:sz w:val="26"/>
          <w:szCs w:val="26"/>
        </w:rPr>
        <w:tab/>
        <w:t xml:space="preserve">Cloud cover and masking </w:t>
      </w:r>
    </w:p>
    <w:p w14:paraId="772EF4AA" w14:textId="77777777" w:rsidR="00D81822" w:rsidRPr="008A33CD" w:rsidRDefault="00D81822" w:rsidP="00D81822">
      <w:pPr>
        <w:rPr>
          <w:sz w:val="24"/>
          <w:szCs w:val="24"/>
          <w:rPrChange w:id="96" w:author="Microsoft Office User" w:date="2023-05-25T16:13:00Z">
            <w:rPr/>
          </w:rPrChange>
        </w:rPr>
      </w:pPr>
      <w:r w:rsidRPr="008A33CD">
        <w:rPr>
          <w:sz w:val="24"/>
          <w:szCs w:val="24"/>
          <w:rPrChange w:id="97" w:author="Microsoft Office User" w:date="2023-05-25T16:13:00Z">
            <w:rPr/>
          </w:rPrChange>
        </w:rPr>
        <w:t>Ackerman, S [10] has presented a cloud masking algorithm for the MODIS (Moderate Resolution Imaging Spectroradiometer) database. The algorithm uses MODIS and LIDAR data from the Department of Energy (DOE) Atmospheric Radiation Measurement (ARM) Program Southern Great Plains (SGP) site in Lamont. The algorithm is trained to find the cloud mask in the image with high accuracy. It uses 3 years of MODIS data.</w:t>
      </w:r>
    </w:p>
    <w:p w14:paraId="5F6D060E" w14:textId="77777777" w:rsidR="00D81822" w:rsidRPr="008A33CD" w:rsidRDefault="00D81822" w:rsidP="00D81822">
      <w:pPr>
        <w:rPr>
          <w:sz w:val="24"/>
          <w:szCs w:val="24"/>
          <w:rPrChange w:id="98" w:author="Microsoft Office User" w:date="2023-05-25T16:13:00Z">
            <w:rPr/>
          </w:rPrChange>
        </w:rPr>
      </w:pPr>
      <w:r w:rsidRPr="008A33CD">
        <w:rPr>
          <w:sz w:val="24"/>
          <w:szCs w:val="24"/>
          <w:rPrChange w:id="99" w:author="Microsoft Office User" w:date="2023-05-25T16:13:00Z">
            <w:rPr/>
          </w:rPrChange>
        </w:rPr>
        <w:t>Kopp, T [11] has proposed a (Visible Infrared Imager Radiometer Suite) VRIIS model for detecting cloud masks. This model used VCM (visible cloud mask) model. This algorithm is used to classify the various land use like cloud, land, soil, water, coastal &amp; snow. This is a product of the Joint Polar Satellite System program, the algorithm is defined for the MODIS database. The model can define multi-layered clouds, can separate clouds and aerosols and cloud shadows.</w:t>
      </w:r>
    </w:p>
    <w:p w14:paraId="106BBDE7" w14:textId="29F2102A" w:rsidR="00D81822" w:rsidRPr="008A33CD" w:rsidRDefault="00D81822" w:rsidP="00D81822">
      <w:pPr>
        <w:rPr>
          <w:sz w:val="24"/>
          <w:szCs w:val="24"/>
          <w:rPrChange w:id="100" w:author="Microsoft Office User" w:date="2023-05-25T16:13:00Z">
            <w:rPr/>
          </w:rPrChange>
        </w:rPr>
      </w:pPr>
      <w:r w:rsidRPr="008A33CD">
        <w:rPr>
          <w:sz w:val="24"/>
          <w:szCs w:val="24"/>
          <w:rPrChange w:id="101" w:author="Microsoft Office User" w:date="2023-05-25T16:13:00Z">
            <w:rPr/>
          </w:rPrChange>
        </w:rPr>
        <w:t xml:space="preserve">Cesar </w:t>
      </w:r>
      <w:proofErr w:type="spellStart"/>
      <w:r w:rsidRPr="008A33CD">
        <w:rPr>
          <w:sz w:val="24"/>
          <w:szCs w:val="24"/>
          <w:rPrChange w:id="102" w:author="Microsoft Office User" w:date="2023-05-25T16:13:00Z">
            <w:rPr/>
          </w:rPrChange>
        </w:rPr>
        <w:t>Aybar</w:t>
      </w:r>
      <w:proofErr w:type="spellEnd"/>
      <w:r w:rsidRPr="008A33CD">
        <w:rPr>
          <w:sz w:val="24"/>
          <w:szCs w:val="24"/>
          <w:rPrChange w:id="103" w:author="Microsoft Office User" w:date="2023-05-25T16:13:00Z">
            <w:rPr/>
          </w:rPrChange>
        </w:rPr>
        <w:t xml:space="preserve"> et.al. [12] has proposed a deep learning model for cloud detection for Sentinel-2. The model is called CloudSEn12 which is defined to detect cloud, cloud shadow and multi-layer clouds. The model is trained on 49400 image data. The main importance of this model as compared to other models is it can differentiate between thick and thin models. The work is also compared with other existing models like </w:t>
      </w:r>
      <w:proofErr w:type="spellStart"/>
      <w:r w:rsidRPr="008A33CD">
        <w:rPr>
          <w:sz w:val="24"/>
          <w:szCs w:val="24"/>
          <w:rPrChange w:id="104" w:author="Microsoft Office User" w:date="2023-05-25T16:13:00Z">
            <w:rPr/>
          </w:rPrChange>
        </w:rPr>
        <w:t>Fmask</w:t>
      </w:r>
      <w:proofErr w:type="spellEnd"/>
      <w:r w:rsidRPr="008A33CD">
        <w:rPr>
          <w:sz w:val="24"/>
          <w:szCs w:val="24"/>
          <w:rPrChange w:id="105" w:author="Microsoft Office User" w:date="2023-05-25T16:13:00Z">
            <w:rPr/>
          </w:rPrChange>
        </w:rPr>
        <w:t xml:space="preserve">, Sen2Cor and </w:t>
      </w:r>
      <w:proofErr w:type="spellStart"/>
      <w:r w:rsidRPr="008A33CD">
        <w:rPr>
          <w:sz w:val="24"/>
          <w:szCs w:val="24"/>
          <w:rPrChange w:id="106" w:author="Microsoft Office User" w:date="2023-05-25T16:13:00Z">
            <w:rPr/>
          </w:rPrChange>
        </w:rPr>
        <w:t>UNetMob</w:t>
      </w:r>
      <w:proofErr w:type="spellEnd"/>
      <w:r w:rsidRPr="008A33CD">
        <w:rPr>
          <w:sz w:val="24"/>
          <w:szCs w:val="24"/>
          <w:rPrChange w:id="107" w:author="Microsoft Office User" w:date="2023-05-25T16:13:00Z">
            <w:rPr/>
          </w:rPrChange>
        </w:rPr>
        <w:t>. The figure below shows the performance of CloudSEN-12 with various other existing models for cloud and cloud shadow classification.</w:t>
      </w:r>
    </w:p>
    <w:p w14:paraId="1199D862" w14:textId="77777777" w:rsidR="00D81822" w:rsidRDefault="00D81822" w:rsidP="00D81822">
      <w:pPr>
        <w:jc w:val="center"/>
        <w:rPr>
          <w:rFonts w:ascii="Times New Roman" w:hAnsi="Times New Roman" w:cs="Times New Roman"/>
          <w:color w:val="222222"/>
          <w:shd w:val="clear" w:color="auto" w:fill="FFFFFF"/>
        </w:rPr>
      </w:pPr>
      <w:r w:rsidRPr="00E2325A">
        <w:rPr>
          <w:noProof/>
        </w:rPr>
        <w:lastRenderedPageBreak/>
        <w:drawing>
          <wp:inline distT="0" distB="0" distL="0" distR="0" wp14:anchorId="14E8A991" wp14:editId="3CBDE2AA">
            <wp:extent cx="3181350" cy="2151447"/>
            <wp:effectExtent l="0" t="0" r="0" b="127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9556" cy="2156996"/>
                    </a:xfrm>
                    <a:prstGeom prst="rect">
                      <a:avLst/>
                    </a:prstGeom>
                    <a:noFill/>
                    <a:ln>
                      <a:noFill/>
                    </a:ln>
                  </pic:spPr>
                </pic:pic>
              </a:graphicData>
            </a:graphic>
          </wp:inline>
        </w:drawing>
      </w:r>
    </w:p>
    <w:p w14:paraId="560EE80A" w14:textId="248FDE2B" w:rsidR="00D81822" w:rsidRPr="00DC6C26" w:rsidRDefault="00D81822" w:rsidP="00D81822">
      <w:pPr>
        <w:jc w:val="center"/>
        <w:rPr>
          <w:rFonts w:ascii="Times New Roman" w:hAnsi="Times New Roman" w:cs="Times New Roman"/>
          <w:b/>
          <w:bCs/>
          <w:color w:val="222222"/>
          <w:shd w:val="clear" w:color="auto" w:fill="FFFFFF"/>
        </w:rPr>
      </w:pPr>
      <w:r w:rsidRPr="00DC6C26">
        <w:rPr>
          <w:rFonts w:ascii="Times New Roman" w:hAnsi="Times New Roman" w:cs="Times New Roman"/>
          <w:b/>
          <w:bCs/>
          <w:color w:val="222222"/>
          <w:shd w:val="clear" w:color="auto" w:fill="FFFFFF"/>
        </w:rPr>
        <w:t>Figure 7. Performance of various cloud detection model</w:t>
      </w:r>
      <w:r>
        <w:rPr>
          <w:rFonts w:ascii="Times New Roman" w:hAnsi="Times New Roman" w:cs="Times New Roman"/>
          <w:b/>
          <w:bCs/>
          <w:color w:val="222222"/>
          <w:shd w:val="clear" w:color="auto" w:fill="FFFFFF"/>
        </w:rPr>
        <w:t xml:space="preserve"> [13]</w:t>
      </w:r>
    </w:p>
    <w:p w14:paraId="76D11F90" w14:textId="73CAF36D" w:rsidR="00D81822" w:rsidRPr="008A33CD" w:rsidRDefault="00D81822" w:rsidP="00D81822">
      <w:pPr>
        <w:rPr>
          <w:sz w:val="24"/>
          <w:szCs w:val="24"/>
          <w:rPrChange w:id="108" w:author="Microsoft Office User" w:date="2023-05-25T16:14:00Z">
            <w:rPr/>
          </w:rPrChange>
        </w:rPr>
      </w:pPr>
      <w:del w:id="109" w:author="Microsoft Office User" w:date="2023-05-25T16:15:00Z">
        <w:r w:rsidRPr="008A33CD" w:rsidDel="008A33CD">
          <w:rPr>
            <w:sz w:val="24"/>
            <w:szCs w:val="24"/>
            <w:rPrChange w:id="110" w:author="Microsoft Office User" w:date="2023-05-25T16:14:00Z">
              <w:rPr/>
            </w:rPrChange>
          </w:rPr>
          <w:delText>[]</w:delText>
        </w:r>
      </w:del>
      <w:r w:rsidRPr="008A33CD">
        <w:rPr>
          <w:sz w:val="24"/>
          <w:szCs w:val="24"/>
          <w:rPrChange w:id="111" w:author="Microsoft Office User" w:date="2023-05-25T16:14:00Z">
            <w:rPr/>
          </w:rPrChange>
        </w:rPr>
        <w:t xml:space="preserve">Segal R M. et.al. [13] have proposed and improved the S-2 cloud mask algorithm using </w:t>
      </w:r>
      <w:del w:id="112" w:author="Microsoft Office User" w:date="2023-05-25T16:17:00Z">
        <w:r w:rsidRPr="008A33CD" w:rsidDel="00EE19A3">
          <w:rPr>
            <w:sz w:val="24"/>
            <w:szCs w:val="24"/>
            <w:rPrChange w:id="113" w:author="Microsoft Office User" w:date="2023-05-25T16:14:00Z">
              <w:rPr/>
            </w:rPrChange>
          </w:rPr>
          <w:delText xml:space="preserve">the </w:delText>
        </w:r>
      </w:del>
      <w:ins w:id="114" w:author="Microsoft Office User" w:date="2023-05-25T16:17:00Z">
        <w:r w:rsidR="00EE19A3">
          <w:rPr>
            <w:sz w:val="24"/>
            <w:szCs w:val="24"/>
          </w:rPr>
          <w:t>a</w:t>
        </w:r>
        <w:r w:rsidR="00EE19A3" w:rsidRPr="008A33CD">
          <w:rPr>
            <w:sz w:val="24"/>
            <w:szCs w:val="24"/>
            <w:rPrChange w:id="115" w:author="Microsoft Office User" w:date="2023-05-25T16:14:00Z">
              <w:rPr/>
            </w:rPrChange>
          </w:rPr>
          <w:t xml:space="preserve"> </w:t>
        </w:r>
      </w:ins>
      <w:r w:rsidRPr="008A33CD">
        <w:rPr>
          <w:sz w:val="24"/>
          <w:szCs w:val="24"/>
          <w:rPrChange w:id="116" w:author="Microsoft Office User" w:date="2023-05-25T16:14:00Z">
            <w:rPr/>
          </w:rPrChange>
        </w:rPr>
        <w:t xml:space="preserve">CNN model. The work provides better accuracy for cloud detection compared to the original S-2 cloud mask. The work uses sentinel-2 data for testing and training the model, with 13 spectral bands and resolution of 10m. the testing was mostly conducted on images from the Fiji island database. </w:t>
      </w:r>
    </w:p>
    <w:p w14:paraId="4FB4CE5F" w14:textId="1A9FFBF7" w:rsidR="00D81822" w:rsidRPr="008A33CD" w:rsidRDefault="00D81822" w:rsidP="00D81822">
      <w:pPr>
        <w:rPr>
          <w:sz w:val="24"/>
          <w:szCs w:val="24"/>
          <w:rPrChange w:id="117" w:author="Microsoft Office User" w:date="2023-05-25T16:14:00Z">
            <w:rPr/>
          </w:rPrChange>
        </w:rPr>
      </w:pPr>
      <w:proofErr w:type="spellStart"/>
      <w:r w:rsidRPr="008A33CD">
        <w:rPr>
          <w:sz w:val="24"/>
          <w:szCs w:val="24"/>
          <w:rPrChange w:id="118" w:author="Microsoft Office User" w:date="2023-05-25T16:14:00Z">
            <w:rPr/>
          </w:rPrChange>
        </w:rPr>
        <w:t>Qiu.S</w:t>
      </w:r>
      <w:proofErr w:type="spellEnd"/>
      <w:r w:rsidRPr="008A33CD">
        <w:rPr>
          <w:sz w:val="24"/>
          <w:szCs w:val="24"/>
          <w:rPrChange w:id="119" w:author="Microsoft Office User" w:date="2023-05-25T16:14:00Z">
            <w:rPr/>
          </w:rPrChange>
        </w:rPr>
        <w:t>. et.al. [14] in this work has proposed an improved version of the FMASK algorithm for Lansat4, Landsat 8 and sentinel-2 images. This is one of the tools which allows cloud masking for multiple datasets available with high accuracy. This work demonstrates FMASK 4.0, a version of the algorithm integrated with separate models for cloud masking over land and water to maintain high accuracy.  Fig</w:t>
      </w:r>
      <w:ins w:id="120" w:author="Microsoft Office User" w:date="2023-05-25T16:18:00Z">
        <w:r w:rsidR="00EE19A3">
          <w:rPr>
            <w:sz w:val="24"/>
            <w:szCs w:val="24"/>
          </w:rPr>
          <w:t>ure</w:t>
        </w:r>
      </w:ins>
      <w:r w:rsidRPr="008A33CD">
        <w:rPr>
          <w:sz w:val="24"/>
          <w:szCs w:val="24"/>
          <w:rPrChange w:id="121" w:author="Microsoft Office User" w:date="2023-05-25T16:14:00Z">
            <w:rPr/>
          </w:rPrChange>
        </w:rPr>
        <w:t xml:space="preserve"> </w:t>
      </w:r>
      <w:r w:rsidR="00E27B5A" w:rsidRPr="008A33CD">
        <w:rPr>
          <w:sz w:val="24"/>
          <w:szCs w:val="24"/>
          <w:rPrChange w:id="122" w:author="Microsoft Office User" w:date="2023-05-25T16:14:00Z">
            <w:rPr/>
          </w:rPrChange>
        </w:rPr>
        <w:t>8</w:t>
      </w:r>
      <w:r w:rsidRPr="008A33CD">
        <w:rPr>
          <w:sz w:val="24"/>
          <w:szCs w:val="24"/>
          <w:rPrChange w:id="123" w:author="Microsoft Office User" w:date="2023-05-25T16:14:00Z">
            <w:rPr/>
          </w:rPrChange>
        </w:rPr>
        <w:t>.  shows the working of FMASK 4.0 where various auxiliary data are integrated for training purposes and detection of cloud, cloud shadow, urban detection and snow detection.</w:t>
      </w:r>
    </w:p>
    <w:p w14:paraId="665E047A" w14:textId="77777777" w:rsidR="00D81822" w:rsidRDefault="00D81822" w:rsidP="00D81822">
      <w:r>
        <w:t xml:space="preserve"> </w:t>
      </w:r>
    </w:p>
    <w:p w14:paraId="1764FE61" w14:textId="77777777" w:rsidR="00E27B5A" w:rsidRDefault="00E27B5A" w:rsidP="00E27B5A">
      <w:pPr>
        <w:jc w:val="center"/>
        <w:rPr>
          <w:rFonts w:ascii="Times New Roman" w:hAnsi="Times New Roman" w:cs="Times New Roman"/>
          <w:color w:val="222222"/>
          <w:shd w:val="clear" w:color="auto" w:fill="FFFFFF"/>
        </w:rPr>
      </w:pPr>
      <w:r w:rsidRPr="00E2325A">
        <w:rPr>
          <w:noProof/>
        </w:rPr>
        <w:drawing>
          <wp:inline distT="0" distB="0" distL="0" distR="0" wp14:anchorId="6E36BE9E" wp14:editId="453B9B06">
            <wp:extent cx="3054867" cy="3200400"/>
            <wp:effectExtent l="0" t="0" r="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0629" cy="3216913"/>
                    </a:xfrm>
                    <a:prstGeom prst="rect">
                      <a:avLst/>
                    </a:prstGeom>
                    <a:noFill/>
                    <a:ln>
                      <a:noFill/>
                    </a:ln>
                  </pic:spPr>
                </pic:pic>
              </a:graphicData>
            </a:graphic>
          </wp:inline>
        </w:drawing>
      </w:r>
    </w:p>
    <w:p w14:paraId="187F7EF8" w14:textId="14D71619" w:rsidR="00E27B5A" w:rsidRPr="00DC6C26" w:rsidRDefault="00E27B5A" w:rsidP="00E27B5A">
      <w:pPr>
        <w:jc w:val="center"/>
        <w:rPr>
          <w:rFonts w:ascii="Times New Roman" w:hAnsi="Times New Roman" w:cs="Times New Roman"/>
          <w:b/>
          <w:bCs/>
          <w:color w:val="222222"/>
          <w:shd w:val="clear" w:color="auto" w:fill="FFFFFF"/>
        </w:rPr>
      </w:pPr>
      <w:r w:rsidRPr="00DC6C26">
        <w:rPr>
          <w:rFonts w:ascii="Times New Roman" w:hAnsi="Times New Roman" w:cs="Times New Roman"/>
          <w:b/>
          <w:bCs/>
          <w:color w:val="222222"/>
          <w:shd w:val="clear" w:color="auto" w:fill="FFFFFF"/>
        </w:rPr>
        <w:lastRenderedPageBreak/>
        <w:t>Figure 8</w:t>
      </w:r>
      <w:r>
        <w:rPr>
          <w:rFonts w:ascii="Times New Roman" w:hAnsi="Times New Roman" w:cs="Times New Roman"/>
          <w:b/>
          <w:bCs/>
          <w:color w:val="222222"/>
          <w:shd w:val="clear" w:color="auto" w:fill="FFFFFF"/>
        </w:rPr>
        <w:t xml:space="preserve"> Existing FMASK model workflow [14]</w:t>
      </w:r>
    </w:p>
    <w:p w14:paraId="72417DD1" w14:textId="5AC8C255" w:rsidR="00D81822" w:rsidRPr="00C80916" w:rsidRDefault="00D81822" w:rsidP="00D81822">
      <w:pPr>
        <w:rPr>
          <w:sz w:val="24"/>
          <w:szCs w:val="24"/>
        </w:rPr>
      </w:pPr>
      <w:r w:rsidRPr="00C80916">
        <w:rPr>
          <w:sz w:val="24"/>
          <w:szCs w:val="24"/>
        </w:rPr>
        <w:t xml:space="preserve">Additionally, there are various other models </w:t>
      </w:r>
      <w:del w:id="124" w:author="Microsoft Office User" w:date="2023-05-25T16:18:00Z">
        <w:r w:rsidRPr="00C80916" w:rsidDel="00EE19A3">
          <w:rPr>
            <w:sz w:val="24"/>
            <w:szCs w:val="24"/>
          </w:rPr>
          <w:delText xml:space="preserve"> </w:delText>
        </w:r>
      </w:del>
      <w:r w:rsidRPr="00C80916">
        <w:rPr>
          <w:sz w:val="24"/>
          <w:szCs w:val="24"/>
        </w:rPr>
        <w:t xml:space="preserve">which are presented in in Table 1. This FMASK model </w:t>
      </w:r>
      <w:del w:id="125" w:author="Microsoft Office User" w:date="2023-05-25T16:18:00Z">
        <w:r w:rsidRPr="00C80916" w:rsidDel="00EE19A3">
          <w:rPr>
            <w:sz w:val="24"/>
            <w:szCs w:val="24"/>
          </w:rPr>
          <w:delText xml:space="preserve"> </w:delText>
        </w:r>
      </w:del>
      <w:r w:rsidRPr="00C80916">
        <w:rPr>
          <w:sz w:val="24"/>
          <w:szCs w:val="24"/>
        </w:rPr>
        <w:t>proposes the feasibility and study of various other ML models that can be used for better performance</w:t>
      </w:r>
      <w:del w:id="126" w:author="Microsoft Office User" w:date="2023-05-25T16:18:00Z">
        <w:r w:rsidRPr="00C80916" w:rsidDel="00EE19A3">
          <w:rPr>
            <w:sz w:val="24"/>
            <w:szCs w:val="24"/>
          </w:rPr>
          <w:delText xml:space="preserve"> </w:delText>
        </w:r>
      </w:del>
      <w:r w:rsidRPr="00C80916">
        <w:rPr>
          <w:sz w:val="24"/>
          <w:szCs w:val="24"/>
        </w:rPr>
        <w:t>.</w:t>
      </w:r>
    </w:p>
    <w:p w14:paraId="49BB429F" w14:textId="77777777" w:rsidR="00473650" w:rsidRPr="00E2325A" w:rsidRDefault="00473650" w:rsidP="00473650">
      <w:pPr>
        <w:jc w:val="center"/>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Table1: cloud detection and masking techniques</w:t>
      </w:r>
    </w:p>
    <w:tbl>
      <w:tblPr>
        <w:tblW w:w="9134" w:type="dxa"/>
        <w:tblLook w:val="04A0" w:firstRow="1" w:lastRow="0" w:firstColumn="1" w:lastColumn="0" w:noHBand="0" w:noVBand="1"/>
      </w:tblPr>
      <w:tblGrid>
        <w:gridCol w:w="1057"/>
        <w:gridCol w:w="2251"/>
        <w:gridCol w:w="5923"/>
      </w:tblGrid>
      <w:tr w:rsidR="00473650" w:rsidRPr="00CA7558" w14:paraId="74ADD744" w14:textId="77777777" w:rsidTr="00172EC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7A3C8" w14:textId="77777777" w:rsidR="00473650" w:rsidRPr="00E2325A" w:rsidRDefault="00473650" w:rsidP="00172EC5">
            <w:pPr>
              <w:spacing w:after="0" w:line="240" w:lineRule="auto"/>
              <w:jc w:val="center"/>
              <w:rPr>
                <w:rFonts w:eastAsia="Times New Roman"/>
                <w:b/>
                <w:bCs/>
                <w:color w:val="000000"/>
                <w:lang w:eastAsia="en-IN"/>
              </w:rPr>
            </w:pPr>
            <w:r w:rsidRPr="00E2325A">
              <w:rPr>
                <w:rFonts w:eastAsia="Times New Roman"/>
                <w:b/>
                <w:bCs/>
                <w:color w:val="000000"/>
                <w:lang w:eastAsia="en-IN"/>
              </w:rPr>
              <w:t>Reference</w:t>
            </w:r>
          </w:p>
        </w:tc>
        <w:tc>
          <w:tcPr>
            <w:tcW w:w="2251" w:type="dxa"/>
            <w:tcBorders>
              <w:top w:val="single" w:sz="4" w:space="0" w:color="auto"/>
              <w:left w:val="nil"/>
              <w:bottom w:val="single" w:sz="4" w:space="0" w:color="auto"/>
              <w:right w:val="single" w:sz="4" w:space="0" w:color="auto"/>
            </w:tcBorders>
            <w:shd w:val="clear" w:color="auto" w:fill="auto"/>
            <w:noWrap/>
            <w:vAlign w:val="bottom"/>
            <w:hideMark/>
          </w:tcPr>
          <w:p w14:paraId="4A52F736" w14:textId="77777777" w:rsidR="00473650" w:rsidRPr="00E2325A" w:rsidRDefault="00473650" w:rsidP="00172EC5">
            <w:pPr>
              <w:spacing w:after="0" w:line="240" w:lineRule="auto"/>
              <w:jc w:val="center"/>
              <w:rPr>
                <w:rFonts w:eastAsia="Times New Roman"/>
                <w:b/>
                <w:bCs/>
                <w:color w:val="000000"/>
                <w:lang w:eastAsia="en-IN"/>
              </w:rPr>
            </w:pPr>
            <w:r w:rsidRPr="00E2325A">
              <w:rPr>
                <w:rFonts w:eastAsia="Times New Roman"/>
                <w:b/>
                <w:bCs/>
                <w:color w:val="000000"/>
                <w:lang w:eastAsia="en-IN"/>
              </w:rPr>
              <w:t>Model</w:t>
            </w:r>
          </w:p>
        </w:tc>
        <w:tc>
          <w:tcPr>
            <w:tcW w:w="5923" w:type="dxa"/>
            <w:tcBorders>
              <w:top w:val="single" w:sz="4" w:space="0" w:color="auto"/>
              <w:left w:val="nil"/>
              <w:bottom w:val="single" w:sz="4" w:space="0" w:color="auto"/>
              <w:right w:val="single" w:sz="4" w:space="0" w:color="auto"/>
            </w:tcBorders>
            <w:shd w:val="clear" w:color="auto" w:fill="auto"/>
            <w:noWrap/>
            <w:vAlign w:val="bottom"/>
            <w:hideMark/>
          </w:tcPr>
          <w:p w14:paraId="6BE2BE5D" w14:textId="77777777" w:rsidR="00473650" w:rsidRPr="00E2325A" w:rsidRDefault="00473650" w:rsidP="00172EC5">
            <w:pPr>
              <w:spacing w:after="0" w:line="240" w:lineRule="auto"/>
              <w:jc w:val="center"/>
              <w:rPr>
                <w:rFonts w:eastAsia="Times New Roman"/>
                <w:b/>
                <w:bCs/>
                <w:color w:val="000000"/>
                <w:lang w:eastAsia="en-IN"/>
              </w:rPr>
            </w:pPr>
            <w:r w:rsidRPr="00E2325A">
              <w:rPr>
                <w:rFonts w:eastAsia="Times New Roman"/>
                <w:b/>
                <w:bCs/>
                <w:color w:val="000000"/>
                <w:lang w:eastAsia="en-IN"/>
              </w:rPr>
              <w:t>Model used</w:t>
            </w:r>
          </w:p>
        </w:tc>
      </w:tr>
      <w:tr w:rsidR="00473650" w:rsidRPr="00CA7558" w14:paraId="2A6CBA0E"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2831AE"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15</w:t>
            </w:r>
          </w:p>
        </w:tc>
        <w:tc>
          <w:tcPr>
            <w:tcW w:w="2251" w:type="dxa"/>
            <w:tcBorders>
              <w:top w:val="nil"/>
              <w:left w:val="nil"/>
              <w:bottom w:val="single" w:sz="4" w:space="0" w:color="auto"/>
              <w:right w:val="single" w:sz="4" w:space="0" w:color="auto"/>
            </w:tcBorders>
            <w:shd w:val="clear" w:color="auto" w:fill="auto"/>
            <w:noWrap/>
            <w:vAlign w:val="bottom"/>
            <w:hideMark/>
          </w:tcPr>
          <w:p w14:paraId="3D06C24B"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SEN12MS-CR-TS</w:t>
            </w:r>
          </w:p>
        </w:tc>
        <w:tc>
          <w:tcPr>
            <w:tcW w:w="5923" w:type="dxa"/>
            <w:tcBorders>
              <w:top w:val="nil"/>
              <w:left w:val="nil"/>
              <w:bottom w:val="single" w:sz="4" w:space="0" w:color="auto"/>
              <w:right w:val="single" w:sz="4" w:space="0" w:color="auto"/>
            </w:tcBorders>
            <w:shd w:val="clear" w:color="auto" w:fill="auto"/>
            <w:noWrap/>
            <w:vAlign w:val="bottom"/>
            <w:hideMark/>
          </w:tcPr>
          <w:p w14:paraId="4758882B"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SEN12MS-CR-TS</w:t>
            </w:r>
          </w:p>
        </w:tc>
      </w:tr>
      <w:tr w:rsidR="00473650" w:rsidRPr="00CA7558" w14:paraId="00515483"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A7C29"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16</w:t>
            </w:r>
          </w:p>
        </w:tc>
        <w:tc>
          <w:tcPr>
            <w:tcW w:w="2251" w:type="dxa"/>
            <w:tcBorders>
              <w:top w:val="nil"/>
              <w:left w:val="nil"/>
              <w:bottom w:val="single" w:sz="4" w:space="0" w:color="auto"/>
              <w:right w:val="single" w:sz="4" w:space="0" w:color="auto"/>
            </w:tcBorders>
            <w:shd w:val="clear" w:color="auto" w:fill="auto"/>
            <w:noWrap/>
            <w:vAlign w:val="bottom"/>
            <w:hideMark/>
          </w:tcPr>
          <w:p w14:paraId="00E9F8E8"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SECloud</w:t>
            </w:r>
            <w:proofErr w:type="spellEnd"/>
            <w:r w:rsidRPr="00E2325A">
              <w:rPr>
                <w:rFonts w:eastAsia="Times New Roman"/>
                <w:color w:val="000000"/>
                <w:lang w:eastAsia="en-IN"/>
              </w:rPr>
              <w:t xml:space="preserve"> Mask</w:t>
            </w:r>
          </w:p>
        </w:tc>
        <w:tc>
          <w:tcPr>
            <w:tcW w:w="5923" w:type="dxa"/>
            <w:tcBorders>
              <w:top w:val="nil"/>
              <w:left w:val="nil"/>
              <w:bottom w:val="single" w:sz="4" w:space="0" w:color="auto"/>
              <w:right w:val="single" w:sz="4" w:space="0" w:color="auto"/>
            </w:tcBorders>
            <w:shd w:val="clear" w:color="auto" w:fill="auto"/>
            <w:noWrap/>
            <w:vAlign w:val="bottom"/>
            <w:hideMark/>
          </w:tcPr>
          <w:p w14:paraId="2AFE7EC0"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spectral-temporal classifiers</w:t>
            </w:r>
          </w:p>
        </w:tc>
      </w:tr>
      <w:tr w:rsidR="00473650" w:rsidRPr="00CA7558" w14:paraId="1E30BE3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23CC84"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17</w:t>
            </w:r>
          </w:p>
        </w:tc>
        <w:tc>
          <w:tcPr>
            <w:tcW w:w="2251" w:type="dxa"/>
            <w:tcBorders>
              <w:top w:val="nil"/>
              <w:left w:val="nil"/>
              <w:bottom w:val="single" w:sz="4" w:space="0" w:color="auto"/>
              <w:right w:val="single" w:sz="4" w:space="0" w:color="auto"/>
            </w:tcBorders>
            <w:shd w:val="clear" w:color="auto" w:fill="auto"/>
            <w:noWrap/>
            <w:vAlign w:val="bottom"/>
            <w:hideMark/>
          </w:tcPr>
          <w:p w14:paraId="3769B883"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Fmask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DD84DE2"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 xml:space="preserve">fusion of Images and </w:t>
            </w:r>
            <w:proofErr w:type="spellStart"/>
            <w:r w:rsidRPr="00E2325A">
              <w:rPr>
                <w:rFonts w:eastAsia="Times New Roman"/>
                <w:color w:val="000000"/>
                <w:lang w:eastAsia="en-IN"/>
              </w:rPr>
              <w:t>Auxilary</w:t>
            </w:r>
            <w:proofErr w:type="spellEnd"/>
            <w:r w:rsidRPr="00E2325A">
              <w:rPr>
                <w:rFonts w:eastAsia="Times New Roman"/>
                <w:color w:val="000000"/>
                <w:lang w:eastAsia="en-IN"/>
              </w:rPr>
              <w:t xml:space="preserve"> data</w:t>
            </w:r>
          </w:p>
        </w:tc>
      </w:tr>
      <w:tr w:rsidR="00473650" w:rsidRPr="00CA7558" w14:paraId="211AA2D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FDA855"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18</w:t>
            </w:r>
          </w:p>
        </w:tc>
        <w:tc>
          <w:tcPr>
            <w:tcW w:w="2251" w:type="dxa"/>
            <w:tcBorders>
              <w:top w:val="nil"/>
              <w:left w:val="nil"/>
              <w:bottom w:val="single" w:sz="4" w:space="0" w:color="auto"/>
              <w:right w:val="single" w:sz="4" w:space="0" w:color="auto"/>
            </w:tcBorders>
            <w:shd w:val="clear" w:color="auto" w:fill="auto"/>
            <w:noWrap/>
            <w:vAlign w:val="bottom"/>
            <w:hideMark/>
          </w:tcPr>
          <w:p w14:paraId="742F9DBE"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dsen2-cr</w:t>
            </w:r>
          </w:p>
        </w:tc>
        <w:tc>
          <w:tcPr>
            <w:tcW w:w="5923" w:type="dxa"/>
            <w:tcBorders>
              <w:top w:val="nil"/>
              <w:left w:val="nil"/>
              <w:bottom w:val="single" w:sz="4" w:space="0" w:color="auto"/>
              <w:right w:val="single" w:sz="4" w:space="0" w:color="auto"/>
            </w:tcBorders>
            <w:shd w:val="clear" w:color="auto" w:fill="auto"/>
            <w:noWrap/>
            <w:vAlign w:val="bottom"/>
            <w:hideMark/>
          </w:tcPr>
          <w:p w14:paraId="61C36C32"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deep residual neural network</w:t>
            </w:r>
          </w:p>
        </w:tc>
      </w:tr>
      <w:tr w:rsidR="00473650" w:rsidRPr="00CA7558" w14:paraId="119A1D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E5E26E"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19</w:t>
            </w:r>
          </w:p>
        </w:tc>
        <w:tc>
          <w:tcPr>
            <w:tcW w:w="2251" w:type="dxa"/>
            <w:tcBorders>
              <w:top w:val="nil"/>
              <w:left w:val="nil"/>
              <w:bottom w:val="single" w:sz="4" w:space="0" w:color="auto"/>
              <w:right w:val="single" w:sz="4" w:space="0" w:color="auto"/>
            </w:tcBorders>
            <w:shd w:val="clear" w:color="auto" w:fill="auto"/>
            <w:noWrap/>
            <w:vAlign w:val="bottom"/>
            <w:hideMark/>
          </w:tcPr>
          <w:p w14:paraId="2F2C6503"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DEcloud</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552BEFC4"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 xml:space="preserve">Deep learning model </w:t>
            </w:r>
          </w:p>
        </w:tc>
      </w:tr>
      <w:tr w:rsidR="00473650" w:rsidRPr="00CA7558" w14:paraId="17D56D0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6D7567"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20</w:t>
            </w:r>
          </w:p>
        </w:tc>
        <w:tc>
          <w:tcPr>
            <w:tcW w:w="2251" w:type="dxa"/>
            <w:tcBorders>
              <w:top w:val="nil"/>
              <w:left w:val="nil"/>
              <w:bottom w:val="single" w:sz="4" w:space="0" w:color="auto"/>
              <w:right w:val="single" w:sz="4" w:space="0" w:color="auto"/>
            </w:tcBorders>
            <w:shd w:val="clear" w:color="auto" w:fill="auto"/>
            <w:noWrap/>
            <w:vAlign w:val="bottom"/>
            <w:hideMark/>
          </w:tcPr>
          <w:p w14:paraId="623DEAED"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Luojia1-Cloud-Detection </w:t>
            </w:r>
          </w:p>
        </w:tc>
        <w:tc>
          <w:tcPr>
            <w:tcW w:w="5923" w:type="dxa"/>
            <w:tcBorders>
              <w:top w:val="nil"/>
              <w:left w:val="nil"/>
              <w:bottom w:val="single" w:sz="4" w:space="0" w:color="auto"/>
              <w:right w:val="single" w:sz="4" w:space="0" w:color="auto"/>
            </w:tcBorders>
            <w:shd w:val="clear" w:color="auto" w:fill="auto"/>
            <w:noWrap/>
            <w:vAlign w:val="bottom"/>
            <w:hideMark/>
          </w:tcPr>
          <w:p w14:paraId="7C6A5F42"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Threshold-based cloud detection</w:t>
            </w:r>
          </w:p>
        </w:tc>
      </w:tr>
      <w:tr w:rsidR="00473650" w:rsidRPr="00CA7558" w14:paraId="471EFC3D"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C4575E"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21</w:t>
            </w:r>
          </w:p>
        </w:tc>
        <w:tc>
          <w:tcPr>
            <w:tcW w:w="2251" w:type="dxa"/>
            <w:tcBorders>
              <w:top w:val="nil"/>
              <w:left w:val="nil"/>
              <w:bottom w:val="single" w:sz="4" w:space="0" w:color="auto"/>
              <w:right w:val="single" w:sz="4" w:space="0" w:color="auto"/>
            </w:tcBorders>
            <w:shd w:val="clear" w:color="auto" w:fill="auto"/>
            <w:noWrap/>
            <w:vAlign w:val="bottom"/>
            <w:hideMark/>
          </w:tcPr>
          <w:p w14:paraId="1458A956" w14:textId="77777777" w:rsidR="00473650" w:rsidRPr="00E2325A" w:rsidRDefault="00473650" w:rsidP="00172EC5">
            <w:pPr>
              <w:spacing w:after="0" w:line="240" w:lineRule="auto"/>
              <w:rPr>
                <w:rFonts w:eastAsia="Times New Roman"/>
                <w:color w:val="000000"/>
                <w:lang w:eastAsia="en-IN"/>
              </w:rPr>
            </w:pPr>
            <w:bookmarkStart w:id="127" w:name="_Hlk132114972"/>
            <w:r w:rsidRPr="00E2325A">
              <w:rPr>
                <w:rFonts w:eastAsia="Times New Roman"/>
                <w:color w:val="000000"/>
                <w:lang w:eastAsia="en-IN"/>
              </w:rPr>
              <w:t>Deep-</w:t>
            </w:r>
            <w:proofErr w:type="spellStart"/>
            <w:r w:rsidRPr="00E2325A">
              <w:rPr>
                <w:rFonts w:eastAsia="Times New Roman"/>
                <w:color w:val="000000"/>
                <w:lang w:eastAsia="en-IN"/>
              </w:rPr>
              <w:t>gaofill</w:t>
            </w:r>
            <w:bookmarkEnd w:id="127"/>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28650935"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 xml:space="preserve">deep convolutional </w:t>
            </w:r>
            <w:proofErr w:type="spellStart"/>
            <w:r w:rsidRPr="00E2325A">
              <w:rPr>
                <w:rFonts w:eastAsia="Times New Roman"/>
                <w:color w:val="000000"/>
                <w:lang w:eastAsia="en-IN"/>
              </w:rPr>
              <w:t>autoencode</w:t>
            </w:r>
            <w:proofErr w:type="spellEnd"/>
            <w:r w:rsidRPr="00E2325A">
              <w:rPr>
                <w:rFonts w:eastAsia="Times New Roman"/>
                <w:color w:val="000000"/>
                <w:lang w:eastAsia="en-IN"/>
              </w:rPr>
              <w:t xml:space="preserve"> for cloud detection and gap filling</w:t>
            </w:r>
          </w:p>
        </w:tc>
      </w:tr>
      <w:tr w:rsidR="00473650" w:rsidRPr="00CA7558" w14:paraId="22AB2996"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BF7CAA"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22</w:t>
            </w:r>
          </w:p>
        </w:tc>
        <w:tc>
          <w:tcPr>
            <w:tcW w:w="2251" w:type="dxa"/>
            <w:tcBorders>
              <w:top w:val="nil"/>
              <w:left w:val="nil"/>
              <w:bottom w:val="single" w:sz="4" w:space="0" w:color="auto"/>
              <w:right w:val="single" w:sz="4" w:space="0" w:color="auto"/>
            </w:tcBorders>
            <w:shd w:val="clear" w:color="auto" w:fill="auto"/>
            <w:noWrap/>
            <w:vAlign w:val="bottom"/>
            <w:hideMark/>
          </w:tcPr>
          <w:p w14:paraId="6F1E4AB0"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CloudFCN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78244655"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Full CNN</w:t>
            </w:r>
          </w:p>
        </w:tc>
      </w:tr>
      <w:tr w:rsidR="00473650" w:rsidRPr="00CA7558" w14:paraId="30436AAB"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6718F7"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23</w:t>
            </w:r>
          </w:p>
        </w:tc>
        <w:tc>
          <w:tcPr>
            <w:tcW w:w="2251" w:type="dxa"/>
            <w:tcBorders>
              <w:top w:val="nil"/>
              <w:left w:val="nil"/>
              <w:bottom w:val="single" w:sz="4" w:space="0" w:color="auto"/>
              <w:right w:val="single" w:sz="4" w:space="0" w:color="auto"/>
            </w:tcBorders>
            <w:shd w:val="clear" w:color="auto" w:fill="auto"/>
            <w:noWrap/>
            <w:vAlign w:val="bottom"/>
            <w:hideMark/>
          </w:tcPr>
          <w:p w14:paraId="5D357B6B"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Ukiscsmask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7CCA0D8"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convolution neural network</w:t>
            </w:r>
          </w:p>
        </w:tc>
      </w:tr>
      <w:tr w:rsidR="00473650" w:rsidRPr="00CA7558" w14:paraId="11254D9A"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5FE0B0"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24</w:t>
            </w:r>
          </w:p>
        </w:tc>
        <w:tc>
          <w:tcPr>
            <w:tcW w:w="2251" w:type="dxa"/>
            <w:tcBorders>
              <w:top w:val="nil"/>
              <w:left w:val="nil"/>
              <w:bottom w:val="single" w:sz="4" w:space="0" w:color="auto"/>
              <w:right w:val="single" w:sz="4" w:space="0" w:color="auto"/>
            </w:tcBorders>
            <w:shd w:val="clear" w:color="auto" w:fill="auto"/>
            <w:noWrap/>
            <w:vAlign w:val="bottom"/>
            <w:hideMark/>
          </w:tcPr>
          <w:p w14:paraId="6A3B8D1D"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STGAN</w:t>
            </w:r>
          </w:p>
        </w:tc>
        <w:tc>
          <w:tcPr>
            <w:tcW w:w="5923" w:type="dxa"/>
            <w:tcBorders>
              <w:top w:val="nil"/>
              <w:left w:val="nil"/>
              <w:bottom w:val="single" w:sz="4" w:space="0" w:color="auto"/>
              <w:right w:val="single" w:sz="4" w:space="0" w:color="auto"/>
            </w:tcBorders>
            <w:shd w:val="clear" w:color="auto" w:fill="auto"/>
            <w:noWrap/>
            <w:vAlign w:val="bottom"/>
            <w:hideMark/>
          </w:tcPr>
          <w:p w14:paraId="09A16ED3"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cloud removal using Spatiotemporal Generative Models</w:t>
            </w:r>
          </w:p>
        </w:tc>
      </w:tr>
      <w:tr w:rsidR="00473650" w:rsidRPr="00CA7558" w14:paraId="3046E2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EC238"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25</w:t>
            </w:r>
          </w:p>
        </w:tc>
        <w:tc>
          <w:tcPr>
            <w:tcW w:w="2251" w:type="dxa"/>
            <w:tcBorders>
              <w:top w:val="nil"/>
              <w:left w:val="nil"/>
              <w:bottom w:val="single" w:sz="4" w:space="0" w:color="auto"/>
              <w:right w:val="single" w:sz="4" w:space="0" w:color="auto"/>
            </w:tcBorders>
            <w:shd w:val="clear" w:color="auto" w:fill="auto"/>
            <w:noWrap/>
            <w:vAlign w:val="bottom"/>
            <w:hideMark/>
          </w:tcPr>
          <w:p w14:paraId="3A0DBDCE"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Cloud-Net</w:t>
            </w:r>
          </w:p>
        </w:tc>
        <w:tc>
          <w:tcPr>
            <w:tcW w:w="5923" w:type="dxa"/>
            <w:tcBorders>
              <w:top w:val="nil"/>
              <w:left w:val="nil"/>
              <w:bottom w:val="single" w:sz="4" w:space="0" w:color="auto"/>
              <w:right w:val="single" w:sz="4" w:space="0" w:color="auto"/>
            </w:tcBorders>
            <w:shd w:val="clear" w:color="auto" w:fill="auto"/>
            <w:noWrap/>
            <w:vAlign w:val="bottom"/>
            <w:hideMark/>
          </w:tcPr>
          <w:p w14:paraId="3C374B0C"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fully convolutional network (FCN) based cloud detection</w:t>
            </w:r>
          </w:p>
        </w:tc>
      </w:tr>
      <w:tr w:rsidR="00473650" w:rsidRPr="00CA7558" w14:paraId="304F80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6F0BBA"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26</w:t>
            </w:r>
          </w:p>
        </w:tc>
        <w:tc>
          <w:tcPr>
            <w:tcW w:w="2251" w:type="dxa"/>
            <w:tcBorders>
              <w:top w:val="nil"/>
              <w:left w:val="nil"/>
              <w:bottom w:val="single" w:sz="4" w:space="0" w:color="auto"/>
              <w:right w:val="single" w:sz="4" w:space="0" w:color="auto"/>
            </w:tcBorders>
            <w:shd w:val="clear" w:color="auto" w:fill="auto"/>
            <w:noWrap/>
            <w:vAlign w:val="bottom"/>
            <w:hideMark/>
          </w:tcPr>
          <w:p w14:paraId="0121AEBF"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CloudMattingGAN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04399681"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GAN</w:t>
            </w:r>
          </w:p>
        </w:tc>
      </w:tr>
      <w:tr w:rsidR="00473650" w:rsidRPr="00CA7558" w14:paraId="606D14C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FE7EFD"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27</w:t>
            </w:r>
          </w:p>
        </w:tc>
        <w:tc>
          <w:tcPr>
            <w:tcW w:w="2251" w:type="dxa"/>
            <w:tcBorders>
              <w:top w:val="nil"/>
              <w:left w:val="nil"/>
              <w:bottom w:val="single" w:sz="4" w:space="0" w:color="auto"/>
              <w:right w:val="single" w:sz="4" w:space="0" w:color="auto"/>
            </w:tcBorders>
            <w:shd w:val="clear" w:color="auto" w:fill="auto"/>
            <w:noWrap/>
            <w:vAlign w:val="bottom"/>
            <w:hideMark/>
          </w:tcPr>
          <w:p w14:paraId="625AA2F6"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ES-CCGAN</w:t>
            </w:r>
          </w:p>
        </w:tc>
        <w:tc>
          <w:tcPr>
            <w:tcW w:w="5923" w:type="dxa"/>
            <w:tcBorders>
              <w:top w:val="nil"/>
              <w:left w:val="nil"/>
              <w:bottom w:val="single" w:sz="4" w:space="0" w:color="auto"/>
              <w:right w:val="single" w:sz="4" w:space="0" w:color="auto"/>
            </w:tcBorders>
            <w:shd w:val="clear" w:color="auto" w:fill="auto"/>
            <w:noWrap/>
            <w:vAlign w:val="bottom"/>
            <w:hideMark/>
          </w:tcPr>
          <w:p w14:paraId="4A2AA0F1"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haze removal using cycle generative adversarial network</w:t>
            </w:r>
          </w:p>
        </w:tc>
      </w:tr>
      <w:tr w:rsidR="00473650" w:rsidRPr="00CA7558" w14:paraId="545031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C28D87"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28</w:t>
            </w:r>
          </w:p>
        </w:tc>
        <w:tc>
          <w:tcPr>
            <w:tcW w:w="2251" w:type="dxa"/>
            <w:tcBorders>
              <w:top w:val="nil"/>
              <w:left w:val="nil"/>
              <w:bottom w:val="single" w:sz="4" w:space="0" w:color="auto"/>
              <w:right w:val="single" w:sz="4" w:space="0" w:color="auto"/>
            </w:tcBorders>
            <w:shd w:val="clear" w:color="auto" w:fill="auto"/>
            <w:noWrap/>
            <w:vAlign w:val="bottom"/>
            <w:hideMark/>
          </w:tcPr>
          <w:p w14:paraId="69BC4437"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Cdnet</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7691D974"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basic CNN with low dataset and low accuracy</w:t>
            </w:r>
          </w:p>
        </w:tc>
      </w:tr>
      <w:tr w:rsidR="00473650" w:rsidRPr="00CA7558" w14:paraId="07736F6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84E6DC"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29</w:t>
            </w:r>
          </w:p>
        </w:tc>
        <w:tc>
          <w:tcPr>
            <w:tcW w:w="2251" w:type="dxa"/>
            <w:tcBorders>
              <w:top w:val="nil"/>
              <w:left w:val="nil"/>
              <w:bottom w:val="single" w:sz="4" w:space="0" w:color="auto"/>
              <w:right w:val="single" w:sz="4" w:space="0" w:color="auto"/>
            </w:tcBorders>
            <w:shd w:val="clear" w:color="auto" w:fill="auto"/>
            <w:noWrap/>
            <w:vAlign w:val="bottom"/>
            <w:hideMark/>
          </w:tcPr>
          <w:p w14:paraId="3C994B9B"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GLNET</w:t>
            </w:r>
          </w:p>
        </w:tc>
        <w:tc>
          <w:tcPr>
            <w:tcW w:w="5923" w:type="dxa"/>
            <w:tcBorders>
              <w:top w:val="nil"/>
              <w:left w:val="nil"/>
              <w:bottom w:val="single" w:sz="4" w:space="0" w:color="auto"/>
              <w:right w:val="single" w:sz="4" w:space="0" w:color="auto"/>
            </w:tcBorders>
            <w:shd w:val="clear" w:color="auto" w:fill="auto"/>
            <w:noWrap/>
            <w:vAlign w:val="bottom"/>
            <w:hideMark/>
          </w:tcPr>
          <w:p w14:paraId="5FF6504C"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CNN based cloud and non cloudy classification</w:t>
            </w:r>
          </w:p>
        </w:tc>
      </w:tr>
      <w:tr w:rsidR="00473650" w:rsidRPr="00CA7558" w14:paraId="0422A88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52BDD"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30</w:t>
            </w:r>
          </w:p>
        </w:tc>
        <w:tc>
          <w:tcPr>
            <w:tcW w:w="2251" w:type="dxa"/>
            <w:tcBorders>
              <w:top w:val="nil"/>
              <w:left w:val="nil"/>
              <w:bottom w:val="single" w:sz="4" w:space="0" w:color="auto"/>
              <w:right w:val="single" w:sz="4" w:space="0" w:color="auto"/>
            </w:tcBorders>
            <w:shd w:val="clear" w:color="auto" w:fill="auto"/>
            <w:noWrap/>
            <w:vAlign w:val="bottom"/>
            <w:hideMark/>
          </w:tcPr>
          <w:p w14:paraId="79F0A3A2"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CDNetV2</w:t>
            </w:r>
          </w:p>
        </w:tc>
        <w:tc>
          <w:tcPr>
            <w:tcW w:w="5923" w:type="dxa"/>
            <w:tcBorders>
              <w:top w:val="nil"/>
              <w:left w:val="nil"/>
              <w:bottom w:val="single" w:sz="4" w:space="0" w:color="auto"/>
              <w:right w:val="single" w:sz="4" w:space="0" w:color="auto"/>
            </w:tcBorders>
            <w:shd w:val="clear" w:color="auto" w:fill="auto"/>
            <w:noWrap/>
            <w:vAlign w:val="bottom"/>
            <w:hideMark/>
          </w:tcPr>
          <w:p w14:paraId="1FC282DA"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CNN based model cloud detection and removal</w:t>
            </w:r>
          </w:p>
        </w:tc>
      </w:tr>
      <w:tr w:rsidR="00473650" w:rsidRPr="00CA7558" w14:paraId="74B28158"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A934BD"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31</w:t>
            </w:r>
          </w:p>
        </w:tc>
        <w:tc>
          <w:tcPr>
            <w:tcW w:w="2251" w:type="dxa"/>
            <w:tcBorders>
              <w:top w:val="nil"/>
              <w:left w:val="nil"/>
              <w:bottom w:val="single" w:sz="4" w:space="0" w:color="auto"/>
              <w:right w:val="single" w:sz="4" w:space="0" w:color="auto"/>
            </w:tcBorders>
            <w:shd w:val="clear" w:color="auto" w:fill="auto"/>
            <w:noWrap/>
            <w:vAlign w:val="bottom"/>
            <w:hideMark/>
          </w:tcPr>
          <w:p w14:paraId="365918BE"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AISD</w:t>
            </w:r>
          </w:p>
        </w:tc>
        <w:tc>
          <w:tcPr>
            <w:tcW w:w="5923" w:type="dxa"/>
            <w:tcBorders>
              <w:top w:val="nil"/>
              <w:left w:val="nil"/>
              <w:bottom w:val="single" w:sz="4" w:space="0" w:color="auto"/>
              <w:right w:val="single" w:sz="4" w:space="0" w:color="auto"/>
            </w:tcBorders>
            <w:shd w:val="clear" w:color="auto" w:fill="auto"/>
            <w:noWrap/>
            <w:vAlign w:val="bottom"/>
            <w:hideMark/>
          </w:tcPr>
          <w:p w14:paraId="131701F3"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deep learning model for shadow detection</w:t>
            </w:r>
          </w:p>
        </w:tc>
      </w:tr>
      <w:tr w:rsidR="00473650" w:rsidRPr="00CA7558" w14:paraId="29E7E97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190467"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32</w:t>
            </w:r>
          </w:p>
        </w:tc>
        <w:tc>
          <w:tcPr>
            <w:tcW w:w="2251" w:type="dxa"/>
            <w:tcBorders>
              <w:top w:val="nil"/>
              <w:left w:val="nil"/>
              <w:bottom w:val="single" w:sz="4" w:space="0" w:color="auto"/>
              <w:right w:val="single" w:sz="4" w:space="0" w:color="auto"/>
            </w:tcBorders>
            <w:shd w:val="clear" w:color="auto" w:fill="auto"/>
            <w:noWrap/>
            <w:vAlign w:val="bottom"/>
            <w:hideMark/>
          </w:tcPr>
          <w:p w14:paraId="7DCAD1EF"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Cloud-GAN</w:t>
            </w:r>
          </w:p>
        </w:tc>
        <w:tc>
          <w:tcPr>
            <w:tcW w:w="5923" w:type="dxa"/>
            <w:tcBorders>
              <w:top w:val="nil"/>
              <w:left w:val="nil"/>
              <w:bottom w:val="single" w:sz="4" w:space="0" w:color="auto"/>
              <w:right w:val="single" w:sz="4" w:space="0" w:color="auto"/>
            </w:tcBorders>
            <w:shd w:val="clear" w:color="auto" w:fill="auto"/>
            <w:noWrap/>
            <w:vAlign w:val="bottom"/>
            <w:hideMark/>
          </w:tcPr>
          <w:p w14:paraId="68E4BB07"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 xml:space="preserve">Model used </w:t>
            </w:r>
            <w:proofErr w:type="spellStart"/>
            <w:r w:rsidRPr="00E2325A">
              <w:rPr>
                <w:rFonts w:eastAsia="Times New Roman"/>
                <w:color w:val="000000"/>
                <w:lang w:eastAsia="en-IN"/>
              </w:rPr>
              <w:t>deeip</w:t>
            </w:r>
            <w:proofErr w:type="spellEnd"/>
            <w:r w:rsidRPr="00E2325A">
              <w:rPr>
                <w:rFonts w:eastAsia="Times New Roman"/>
                <w:color w:val="000000"/>
                <w:lang w:eastAsia="en-IN"/>
              </w:rPr>
              <w:t xml:space="preserve"> learning GAN model</w:t>
            </w:r>
          </w:p>
        </w:tc>
      </w:tr>
      <w:tr w:rsidR="00473650" w:rsidRPr="00CA7558" w14:paraId="1B156899"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F43F9D"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33</w:t>
            </w:r>
          </w:p>
        </w:tc>
        <w:tc>
          <w:tcPr>
            <w:tcW w:w="2251" w:type="dxa"/>
            <w:tcBorders>
              <w:top w:val="nil"/>
              <w:left w:val="nil"/>
              <w:bottom w:val="single" w:sz="4" w:space="0" w:color="auto"/>
              <w:right w:val="single" w:sz="4" w:space="0" w:color="auto"/>
            </w:tcBorders>
            <w:shd w:val="clear" w:color="auto" w:fill="auto"/>
            <w:noWrap/>
            <w:vAlign w:val="bottom"/>
            <w:hideMark/>
          </w:tcPr>
          <w:p w14:paraId="75394B84"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Mec</w:t>
            </w:r>
            <w:proofErr w:type="spellEnd"/>
            <w:r w:rsidRPr="00E2325A">
              <w:rPr>
                <w:rFonts w:eastAsia="Times New Roman"/>
                <w:color w:val="000000"/>
                <w:lang w:eastAsia="en-IN"/>
              </w:rPr>
              <w:t>-GAN</w:t>
            </w:r>
          </w:p>
        </w:tc>
        <w:tc>
          <w:tcPr>
            <w:tcW w:w="5923" w:type="dxa"/>
            <w:tcBorders>
              <w:top w:val="nil"/>
              <w:left w:val="nil"/>
              <w:bottom w:val="single" w:sz="4" w:space="0" w:color="auto"/>
              <w:right w:val="single" w:sz="4" w:space="0" w:color="auto"/>
            </w:tcBorders>
            <w:shd w:val="clear" w:color="auto" w:fill="auto"/>
            <w:noWrap/>
            <w:vAlign w:val="bottom"/>
            <w:hideMark/>
          </w:tcPr>
          <w:p w14:paraId="3212ECDB"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https://github.com/andrzejmizera/MEcGANs</w:t>
            </w:r>
          </w:p>
        </w:tc>
      </w:tr>
      <w:tr w:rsidR="00473650" w:rsidRPr="00CA7558" w14:paraId="733538D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A83A9"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34</w:t>
            </w:r>
          </w:p>
        </w:tc>
        <w:tc>
          <w:tcPr>
            <w:tcW w:w="2251" w:type="dxa"/>
            <w:tcBorders>
              <w:top w:val="nil"/>
              <w:left w:val="nil"/>
              <w:bottom w:val="single" w:sz="4" w:space="0" w:color="auto"/>
              <w:right w:val="single" w:sz="4" w:space="0" w:color="auto"/>
            </w:tcBorders>
            <w:shd w:val="clear" w:color="auto" w:fill="auto"/>
            <w:noWrap/>
            <w:vAlign w:val="bottom"/>
            <w:hideMark/>
          </w:tcPr>
          <w:p w14:paraId="6E79A835"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CloudXNet</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4C36F3D6"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https://github.com/shyamfec/CloudXNet</w:t>
            </w:r>
          </w:p>
        </w:tc>
      </w:tr>
      <w:tr w:rsidR="00473650" w:rsidRPr="00CA7558" w14:paraId="34900C1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D3C4F0" w14:textId="77777777" w:rsidR="00473650" w:rsidRPr="00E2325A" w:rsidRDefault="00473650" w:rsidP="00172EC5">
            <w:pPr>
              <w:spacing w:after="0" w:line="240" w:lineRule="auto"/>
              <w:jc w:val="center"/>
              <w:rPr>
                <w:rFonts w:eastAsia="Times New Roman"/>
                <w:color w:val="000000"/>
                <w:lang w:eastAsia="en-IN"/>
              </w:rPr>
            </w:pPr>
            <w:r w:rsidRPr="00E2325A">
              <w:rPr>
                <w:rFonts w:eastAsia="Times New Roman"/>
                <w:color w:val="000000"/>
                <w:lang w:eastAsia="en-IN"/>
              </w:rPr>
              <w:t>35</w:t>
            </w:r>
          </w:p>
        </w:tc>
        <w:tc>
          <w:tcPr>
            <w:tcW w:w="2251" w:type="dxa"/>
            <w:tcBorders>
              <w:top w:val="nil"/>
              <w:left w:val="nil"/>
              <w:bottom w:val="single" w:sz="4" w:space="0" w:color="auto"/>
              <w:right w:val="single" w:sz="4" w:space="0" w:color="auto"/>
            </w:tcBorders>
            <w:shd w:val="clear" w:color="auto" w:fill="auto"/>
            <w:noWrap/>
            <w:vAlign w:val="bottom"/>
            <w:hideMark/>
          </w:tcPr>
          <w:p w14:paraId="663703D3" w14:textId="77777777" w:rsidR="00473650" w:rsidRPr="00E2325A" w:rsidRDefault="00473650" w:rsidP="00172EC5">
            <w:pPr>
              <w:spacing w:after="0" w:line="240" w:lineRule="auto"/>
              <w:rPr>
                <w:rFonts w:eastAsia="Times New Roman"/>
                <w:color w:val="000000"/>
                <w:lang w:eastAsia="en-IN"/>
              </w:rPr>
            </w:pPr>
            <w:proofErr w:type="spellStart"/>
            <w:r w:rsidRPr="00E2325A">
              <w:rPr>
                <w:rFonts w:eastAsia="Times New Roman"/>
                <w:color w:val="000000"/>
                <w:lang w:eastAsia="en-IN"/>
              </w:rPr>
              <w:t>SEnSEl</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79AB148" w14:textId="77777777" w:rsidR="00473650" w:rsidRPr="00E2325A" w:rsidRDefault="00473650" w:rsidP="00172EC5">
            <w:pPr>
              <w:spacing w:after="0" w:line="240" w:lineRule="auto"/>
              <w:rPr>
                <w:rFonts w:eastAsia="Times New Roman"/>
                <w:color w:val="000000"/>
                <w:lang w:eastAsia="en-IN"/>
              </w:rPr>
            </w:pPr>
            <w:r w:rsidRPr="00E2325A">
              <w:rPr>
                <w:rFonts w:eastAsia="Times New Roman"/>
                <w:color w:val="000000"/>
                <w:lang w:eastAsia="en-IN"/>
              </w:rPr>
              <w:t>https://github.com/aliFrancis/SEnSeI</w:t>
            </w:r>
          </w:p>
        </w:tc>
      </w:tr>
    </w:tbl>
    <w:p w14:paraId="59E0EB70" w14:textId="77777777" w:rsidR="00D81822" w:rsidRDefault="00D81822">
      <w:pPr>
        <w:jc w:val="left"/>
      </w:pPr>
    </w:p>
    <w:p w14:paraId="685B3C29" w14:textId="77777777" w:rsidR="00473650" w:rsidRDefault="00473650">
      <w:pPr>
        <w:jc w:val="left"/>
      </w:pPr>
    </w:p>
    <w:p w14:paraId="0F1FC27B" w14:textId="0C70042A" w:rsidR="00473650" w:rsidRPr="00C80916" w:rsidRDefault="00EE19A3" w:rsidP="00C80916">
      <w:pPr>
        <w:rPr>
          <w:sz w:val="24"/>
          <w:szCs w:val="24"/>
        </w:rPr>
      </w:pPr>
      <w:ins w:id="128" w:author="Microsoft Office User" w:date="2023-05-25T16:18:00Z">
        <w:r>
          <w:rPr>
            <w:sz w:val="24"/>
            <w:szCs w:val="24"/>
          </w:rPr>
          <w:t>[</w:t>
        </w:r>
      </w:ins>
      <w:del w:id="129" w:author="Microsoft Office User" w:date="2023-05-25T16:18:00Z">
        <w:r w:rsidR="00473650" w:rsidRPr="00C80916" w:rsidDel="00EE19A3">
          <w:rPr>
            <w:sz w:val="24"/>
            <w:szCs w:val="24"/>
          </w:rPr>
          <w:delText>In [</w:delText>
        </w:r>
      </w:del>
      <w:r w:rsidR="00473650" w:rsidRPr="00C80916">
        <w:rPr>
          <w:sz w:val="24"/>
          <w:szCs w:val="24"/>
        </w:rPr>
        <w:t xml:space="preserve">15] presents a new remote sensing </w:t>
      </w:r>
      <w:del w:id="130" w:author="Microsoft Office User" w:date="2023-05-25T16:18:00Z">
        <w:r w:rsidR="00473650" w:rsidRPr="00C80916" w:rsidDel="00EE19A3">
          <w:rPr>
            <w:sz w:val="24"/>
            <w:szCs w:val="24"/>
          </w:rPr>
          <w:delText>model  aimed</w:delText>
        </w:r>
      </w:del>
      <w:ins w:id="131" w:author="Microsoft Office User" w:date="2023-05-25T16:18:00Z">
        <w:r w:rsidRPr="00C80916">
          <w:rPr>
            <w:sz w:val="24"/>
            <w:szCs w:val="24"/>
          </w:rPr>
          <w:t>model aimed</w:t>
        </w:r>
      </w:ins>
      <w:r w:rsidR="00473650" w:rsidRPr="00C80916">
        <w:rPr>
          <w:sz w:val="24"/>
          <w:szCs w:val="24"/>
        </w:rPr>
        <w:t xml:space="preserve"> at cloud removal in multitemporal images. The authors start by highlighting the importance of remote sensing data in various applications, including land use and land cover classification, crop yield estimation, and urban planning</w:t>
      </w:r>
      <w:del w:id="132" w:author="Microsoft Office User" w:date="2023-05-25T16:19:00Z">
        <w:r w:rsidR="00473650" w:rsidRPr="00C80916" w:rsidDel="00EE19A3">
          <w:rPr>
            <w:sz w:val="24"/>
            <w:szCs w:val="24"/>
          </w:rPr>
          <w:delText xml:space="preserve"> </w:delText>
        </w:r>
      </w:del>
      <w:r w:rsidR="00473650" w:rsidRPr="00C80916">
        <w:rPr>
          <w:sz w:val="24"/>
          <w:szCs w:val="24"/>
        </w:rPr>
        <w:t>.</w:t>
      </w:r>
      <w:ins w:id="133" w:author="Microsoft Office User" w:date="2023-05-25T16:19:00Z">
        <w:r>
          <w:rPr>
            <w:sz w:val="24"/>
            <w:szCs w:val="24"/>
          </w:rPr>
          <w:t xml:space="preserve"> </w:t>
        </w:r>
      </w:ins>
      <w:r w:rsidR="00473650" w:rsidRPr="00C80916">
        <w:rPr>
          <w:sz w:val="24"/>
          <w:szCs w:val="24"/>
        </w:rPr>
        <w:t xml:space="preserve"> However, the presence of clouds in the images can significantly affect the accuracy of these applications. To address this issue, the authors introduce SEN12MS-CR-TS, a new data set that includes multimodal and multitemporal remote sensing data with and without clouds. </w:t>
      </w:r>
    </w:p>
    <w:p w14:paraId="50749E2F" w14:textId="77777777" w:rsidR="00473650" w:rsidRPr="00C80916" w:rsidRDefault="00473650" w:rsidP="00C80916">
      <w:pPr>
        <w:rPr>
          <w:sz w:val="24"/>
          <w:szCs w:val="24"/>
        </w:rPr>
      </w:pPr>
      <w:r w:rsidRPr="00C80916">
        <w:rPr>
          <w:sz w:val="24"/>
          <w:szCs w:val="24"/>
        </w:rPr>
        <w:t xml:space="preserve">In another work a model was proposed to remove the noise from the images and new pixels were generated using geometric median. This authors in [16] propose an API name </w:t>
      </w:r>
      <w:proofErr w:type="spellStart"/>
      <w:r w:rsidRPr="00C80916">
        <w:rPr>
          <w:sz w:val="24"/>
          <w:szCs w:val="24"/>
        </w:rPr>
        <w:t>SECloud</w:t>
      </w:r>
      <w:proofErr w:type="spellEnd"/>
      <w:r w:rsidRPr="00C80916">
        <w:rPr>
          <w:sz w:val="24"/>
          <w:szCs w:val="24"/>
        </w:rPr>
        <w:t xml:space="preserve"> Mask to regenerate pixel and fill the noise in the image with high quality pixels where noise can be cloud and cloud shadow.</w:t>
      </w:r>
    </w:p>
    <w:p w14:paraId="545AA151" w14:textId="24E53F14" w:rsidR="00473650" w:rsidRDefault="00473650" w:rsidP="00C80916">
      <w:pPr>
        <w:rPr>
          <w:sz w:val="24"/>
          <w:szCs w:val="24"/>
        </w:rPr>
      </w:pPr>
      <w:proofErr w:type="spellStart"/>
      <w:r w:rsidRPr="00C80916">
        <w:rPr>
          <w:sz w:val="24"/>
          <w:szCs w:val="24"/>
        </w:rPr>
        <w:t>FMask</w:t>
      </w:r>
      <w:proofErr w:type="spellEnd"/>
      <w:r w:rsidRPr="00C80916">
        <w:rPr>
          <w:sz w:val="24"/>
          <w:szCs w:val="24"/>
        </w:rPr>
        <w:t xml:space="preserve">[15] a tool kit and algorithm aimed to identify cloud, cloud shadow and snow in satellite images. The toolkit was released in 2015 which has been improved over the period with latest </w:t>
      </w:r>
      <w:r w:rsidRPr="00C80916">
        <w:rPr>
          <w:sz w:val="24"/>
          <w:szCs w:val="24"/>
        </w:rPr>
        <w:lastRenderedPageBreak/>
        <w:t xml:space="preserve">release of </w:t>
      </w:r>
      <w:proofErr w:type="spellStart"/>
      <w:r w:rsidRPr="00C80916">
        <w:rPr>
          <w:sz w:val="24"/>
          <w:szCs w:val="24"/>
        </w:rPr>
        <w:t>FMask</w:t>
      </w:r>
      <w:proofErr w:type="spellEnd"/>
      <w:r w:rsidRPr="00C80916">
        <w:rPr>
          <w:sz w:val="24"/>
          <w:szCs w:val="24"/>
        </w:rPr>
        <w:t xml:space="preserve"> 4.0. The tool is made for Landsat 4-8 and sentinel 2 satellite images. The model uses Haze Optimized Transformation (HOT) for prediction of cloud and snow in images. The tool is used to define Normalized Difference Snow Index (NDSI) and Normalized Difference Cloud Index (NDCI).</w:t>
      </w:r>
    </w:p>
    <w:p w14:paraId="766928B3" w14:textId="77777777" w:rsidR="00C80916" w:rsidRPr="00C80916" w:rsidRDefault="00C80916" w:rsidP="00C80916">
      <w:pPr>
        <w:rPr>
          <w:sz w:val="24"/>
          <w:szCs w:val="24"/>
        </w:rPr>
      </w:pPr>
      <w:r w:rsidRPr="00C80916">
        <w:rPr>
          <w:sz w:val="24"/>
          <w:szCs w:val="24"/>
        </w:rPr>
        <w:t xml:space="preserve">In this generation of artificial intelligence various work are being proposed using deep learning and neural networks. Various trained machine learning models are be produced using deep learning, artificial neural network, CNN, RNN and many more. In [18] a similar work in presented for cloud detection and removal from sentinel-2 images using deep neural network. The work showcases collection of huge satellite data and training the data for cloud detection using deep RNN which is neural network with large number of hidden layers and neurons. The work is useful to detect and remove cloud from image and regenerate the removed pixels using optical representation of near land structure.     </w:t>
      </w:r>
    </w:p>
    <w:p w14:paraId="3B4B3F35" w14:textId="4B01B534" w:rsidR="00C80916" w:rsidRPr="00C80916" w:rsidRDefault="00C80916" w:rsidP="00C80916">
      <w:pPr>
        <w:rPr>
          <w:sz w:val="24"/>
          <w:szCs w:val="24"/>
        </w:rPr>
      </w:pPr>
      <w:r w:rsidRPr="00C80916">
        <w:rPr>
          <w:sz w:val="24"/>
          <w:szCs w:val="24"/>
        </w:rPr>
        <w:t>Another work using deep CNN [21] resulted in a tool called Deep-</w:t>
      </w:r>
      <w:proofErr w:type="spellStart"/>
      <w:r w:rsidRPr="00C80916">
        <w:rPr>
          <w:sz w:val="24"/>
          <w:szCs w:val="24"/>
        </w:rPr>
        <w:t>gaofill</w:t>
      </w:r>
      <w:proofErr w:type="spellEnd"/>
      <w:r w:rsidRPr="00C80916">
        <w:rPr>
          <w:sz w:val="24"/>
          <w:szCs w:val="24"/>
        </w:rPr>
        <w:t xml:space="preserve">. The tool is an image gap filling model using deep convolutional neural network which is trained for filling the pixels in radar images. This work is just a demo since it is not trained with </w:t>
      </w:r>
      <w:del w:id="134" w:author="Microsoft Office User" w:date="2023-05-25T16:20:00Z">
        <w:r w:rsidRPr="00C80916" w:rsidDel="00EE19A3">
          <w:rPr>
            <w:sz w:val="24"/>
            <w:szCs w:val="24"/>
          </w:rPr>
          <w:delText xml:space="preserve">huge </w:delText>
        </w:r>
      </w:del>
      <w:ins w:id="135" w:author="Microsoft Office User" w:date="2023-05-25T16:20:00Z">
        <w:r w:rsidR="00EE19A3">
          <w:rPr>
            <w:sz w:val="24"/>
            <w:szCs w:val="24"/>
          </w:rPr>
          <w:t>large</w:t>
        </w:r>
        <w:r w:rsidR="00EE19A3" w:rsidRPr="00C80916">
          <w:rPr>
            <w:sz w:val="24"/>
            <w:szCs w:val="24"/>
          </w:rPr>
          <w:t xml:space="preserve"> </w:t>
        </w:r>
      </w:ins>
      <w:r w:rsidRPr="00C80916">
        <w:rPr>
          <w:sz w:val="24"/>
          <w:szCs w:val="24"/>
        </w:rPr>
        <w:t>dataset.</w:t>
      </w:r>
      <w:r w:rsidRPr="00C80916">
        <w:rPr>
          <w:sz w:val="24"/>
          <w:szCs w:val="24"/>
        </w:rPr>
        <w:tab/>
      </w:r>
    </w:p>
    <w:p w14:paraId="50C4A88C" w14:textId="113FB6EC" w:rsidR="00C80916" w:rsidRPr="00C80916" w:rsidRDefault="00C80916" w:rsidP="00C80916">
      <w:pPr>
        <w:rPr>
          <w:sz w:val="24"/>
          <w:szCs w:val="24"/>
        </w:rPr>
      </w:pPr>
      <w:proofErr w:type="spellStart"/>
      <w:r w:rsidRPr="00C80916">
        <w:rPr>
          <w:sz w:val="24"/>
          <w:szCs w:val="24"/>
        </w:rPr>
        <w:t>CloudFCN</w:t>
      </w:r>
      <w:proofErr w:type="spellEnd"/>
      <w:r w:rsidRPr="00C80916">
        <w:rPr>
          <w:sz w:val="24"/>
          <w:szCs w:val="24"/>
        </w:rPr>
        <w:t xml:space="preserve"> [22] is a CNN based detection machine learning model for </w:t>
      </w:r>
      <w:del w:id="136" w:author="Microsoft Office User" w:date="2023-05-25T16:20:00Z">
        <w:r w:rsidRPr="00C80916" w:rsidDel="00EE19A3">
          <w:rPr>
            <w:sz w:val="24"/>
            <w:szCs w:val="24"/>
          </w:rPr>
          <w:delText xml:space="preserve">any </w:delText>
        </w:r>
      </w:del>
      <w:r w:rsidRPr="00C80916">
        <w:rPr>
          <w:sz w:val="24"/>
          <w:szCs w:val="24"/>
        </w:rPr>
        <w:t xml:space="preserve">raster images. The model identifies thick clusters of cloud and their shadow over the area. The model is trained with Landsat and sentinel images for training purpose. The work uses RGB band images for training purpose. The work is compared with SVM , PCA and single-pixel neural networks (NNs) [39,40,41] </w:t>
      </w:r>
    </w:p>
    <w:p w14:paraId="2382E9F6" w14:textId="77777777" w:rsidR="00C80916" w:rsidRPr="00C80916" w:rsidRDefault="00C80916" w:rsidP="00C80916">
      <w:pPr>
        <w:rPr>
          <w:sz w:val="24"/>
          <w:szCs w:val="24"/>
        </w:rPr>
      </w:pPr>
      <w:r w:rsidRPr="00C80916">
        <w:rPr>
          <w:sz w:val="24"/>
          <w:szCs w:val="24"/>
        </w:rPr>
        <w:t xml:space="preserve">Similar work for cloud detection using fully convolutional network [23, 25] is proposed and used in tools named Cloud-Net and </w:t>
      </w:r>
      <w:proofErr w:type="spellStart"/>
      <w:r w:rsidRPr="00C80916">
        <w:rPr>
          <w:sz w:val="24"/>
          <w:szCs w:val="24"/>
        </w:rPr>
        <w:t>Ukiscsmask</w:t>
      </w:r>
      <w:proofErr w:type="spellEnd"/>
      <w:r w:rsidRPr="00C80916">
        <w:rPr>
          <w:sz w:val="24"/>
          <w:szCs w:val="24"/>
        </w:rPr>
        <w:t xml:space="preserve">. </w:t>
      </w:r>
      <w:proofErr w:type="spellStart"/>
      <w:r w:rsidRPr="00C80916">
        <w:rPr>
          <w:sz w:val="24"/>
          <w:szCs w:val="24"/>
        </w:rPr>
        <w:t>Ukiscsmask</w:t>
      </w:r>
      <w:proofErr w:type="spellEnd"/>
      <w:r w:rsidRPr="00C80916">
        <w:rPr>
          <w:sz w:val="24"/>
          <w:szCs w:val="24"/>
        </w:rPr>
        <w:t xml:space="preserve"> is trained using Landsat OLI dataset over a U-Net CNN model for cloud detection the work is an extension of existing work where this model extends the cloud classification to five classes (“shadow”, “cloud”, “water”, “land” and “snow/ice”). Where prior to this only 3 classes exists (Cloud, land, no cloud). </w:t>
      </w:r>
    </w:p>
    <w:p w14:paraId="705659CE" w14:textId="77777777" w:rsidR="00C80916" w:rsidRPr="00C80916" w:rsidRDefault="00C80916" w:rsidP="00C80916">
      <w:pPr>
        <w:rPr>
          <w:sz w:val="24"/>
          <w:szCs w:val="24"/>
        </w:rPr>
      </w:pPr>
      <w:r w:rsidRPr="00C80916">
        <w:rPr>
          <w:sz w:val="24"/>
          <w:szCs w:val="24"/>
        </w:rPr>
        <w:t xml:space="preserve">On the other hand, Cloud-Net [25] is a trained machine learning model using CNN for cloud detection in Landsat 8 data. The model is very specific in nature due to its training data restrictions. The work is compared with existing </w:t>
      </w:r>
      <w:proofErr w:type="spellStart"/>
      <w:r w:rsidRPr="00C80916">
        <w:rPr>
          <w:sz w:val="24"/>
          <w:szCs w:val="24"/>
        </w:rPr>
        <w:t>FMask</w:t>
      </w:r>
      <w:proofErr w:type="spellEnd"/>
      <w:r w:rsidRPr="00C80916">
        <w:rPr>
          <w:sz w:val="24"/>
          <w:szCs w:val="24"/>
        </w:rPr>
        <w:t xml:space="preserve"> model for the accuracy of cloud detection. The proposed cloud-Net model proved to provide better accuracy in term of detection of cloud in Landsat 8 data.</w:t>
      </w:r>
    </w:p>
    <w:p w14:paraId="3BC03311" w14:textId="77777777" w:rsidR="00C80916" w:rsidRPr="00C80916" w:rsidRDefault="00C80916" w:rsidP="00C80916">
      <w:pPr>
        <w:rPr>
          <w:sz w:val="24"/>
          <w:szCs w:val="24"/>
        </w:rPr>
      </w:pPr>
      <w:r w:rsidRPr="00C80916">
        <w:rPr>
          <w:sz w:val="24"/>
          <w:szCs w:val="24"/>
        </w:rPr>
        <w:t xml:space="preserve">Some of the similar proposed ML based toolkit for cloud and cloud shadow detection are </w:t>
      </w:r>
      <w:proofErr w:type="spellStart"/>
      <w:r w:rsidRPr="00C80916">
        <w:rPr>
          <w:sz w:val="24"/>
          <w:szCs w:val="24"/>
        </w:rPr>
        <w:t>Cdnet</w:t>
      </w:r>
      <w:proofErr w:type="spellEnd"/>
      <w:r w:rsidRPr="00C80916">
        <w:rPr>
          <w:sz w:val="24"/>
          <w:szCs w:val="24"/>
        </w:rPr>
        <w:t xml:space="preserve"> and GLNET [27,28,29]. These are some simple CNN based model for cloud detection and classification into thick and thin cloud. For cloud shadow detection using deep learning is shown in AISD [31] where deep Deeply Supervised convolutional neural network for Shadow Detection (</w:t>
      </w:r>
      <w:proofErr w:type="spellStart"/>
      <w:r w:rsidRPr="00C80916">
        <w:rPr>
          <w:sz w:val="24"/>
          <w:szCs w:val="24"/>
        </w:rPr>
        <w:t>DSSDNet</w:t>
      </w:r>
      <w:proofErr w:type="spellEnd"/>
      <w:r w:rsidRPr="00C80916">
        <w:rPr>
          <w:sz w:val="24"/>
          <w:szCs w:val="24"/>
        </w:rPr>
        <w:t xml:space="preserve">) is used to improve the cloud shadow detection raster Landsat data. In [32] a Distortion Coding Network method is proposed for cloud detection. In [33] another cloud detection algorithm is proposed using GAN which is an unsupervised model with higher accuracy than any other model but need huge data for training. Similar work using machine learning are proposed in [34,35] for cloud detection for various satellite datasets. Since the accuracy in GIS models depends on the quantity of dataset trained and the variety of datasets, so new developments are taking place to make the model more accurate. </w:t>
      </w:r>
    </w:p>
    <w:p w14:paraId="5773D722" w14:textId="3FEA7DEF" w:rsidR="00C80916" w:rsidRPr="00C80916" w:rsidRDefault="00C80916" w:rsidP="00C80916">
      <w:pPr>
        <w:rPr>
          <w:sz w:val="24"/>
          <w:szCs w:val="24"/>
        </w:rPr>
      </w:pPr>
      <w:r w:rsidRPr="00C80916">
        <w:rPr>
          <w:sz w:val="24"/>
          <w:szCs w:val="24"/>
        </w:rPr>
        <w:lastRenderedPageBreak/>
        <w:t>After cloud detection and removal the empty pixels need to be filled/generated</w:t>
      </w:r>
      <w:ins w:id="137" w:author="Microsoft Office User" w:date="2023-05-25T16:26:00Z">
        <w:r w:rsidR="00EE19A3">
          <w:rPr>
            <w:sz w:val="24"/>
            <w:szCs w:val="24"/>
          </w:rPr>
          <w:t>,</w:t>
        </w:r>
      </w:ins>
      <w:r w:rsidRPr="00C80916">
        <w:rPr>
          <w:sz w:val="24"/>
          <w:szCs w:val="24"/>
        </w:rPr>
        <w:t xml:space="preserve"> for this some of the work using mathematical </w:t>
      </w:r>
      <w:proofErr w:type="spellStart"/>
      <w:r w:rsidRPr="00C80916">
        <w:rPr>
          <w:sz w:val="24"/>
          <w:szCs w:val="24"/>
        </w:rPr>
        <w:t>modles</w:t>
      </w:r>
      <w:proofErr w:type="spellEnd"/>
      <w:r w:rsidRPr="00C80916">
        <w:rPr>
          <w:sz w:val="24"/>
          <w:szCs w:val="24"/>
        </w:rPr>
        <w:t xml:space="preserve"> [16,21] are proposed. In some of new research Machine learning models and deep learning models are used to improve the accuracy and quality of the pixels. </w:t>
      </w:r>
      <w:ins w:id="138" w:author="Microsoft Office User" w:date="2023-05-25T16:27:00Z">
        <w:r w:rsidR="00EE19A3">
          <w:rPr>
            <w:sz w:val="24"/>
            <w:szCs w:val="24"/>
          </w:rPr>
          <w:t>For example, i</w:t>
        </w:r>
      </w:ins>
      <w:del w:id="139" w:author="Microsoft Office User" w:date="2023-05-25T16:27:00Z">
        <w:r w:rsidRPr="00C80916" w:rsidDel="00EE19A3">
          <w:rPr>
            <w:sz w:val="24"/>
            <w:szCs w:val="24"/>
          </w:rPr>
          <w:delText>I</w:delText>
        </w:r>
      </w:del>
      <w:r w:rsidRPr="00C80916">
        <w:rPr>
          <w:sz w:val="24"/>
          <w:szCs w:val="24"/>
        </w:rPr>
        <w:t>n [26] author has proposed a Generative adversarial network to use deep neural network to generate similar pixel for replacing cloud pixels.</w:t>
      </w:r>
    </w:p>
    <w:p w14:paraId="121129E4" w14:textId="4E5F246C" w:rsidR="00C80916" w:rsidRPr="00C80916" w:rsidRDefault="00C80916" w:rsidP="00C80916">
      <w:pPr>
        <w:rPr>
          <w:sz w:val="24"/>
          <w:szCs w:val="24"/>
        </w:rPr>
      </w:pPr>
      <w:r w:rsidRPr="00C80916">
        <w:rPr>
          <w:sz w:val="24"/>
          <w:szCs w:val="24"/>
        </w:rPr>
        <w:t>This data quality refers to the amount of useful data out of the whole data set. In the case of earth observatory data where various platform</w:t>
      </w:r>
      <w:ins w:id="140" w:author="Microsoft Office User" w:date="2023-05-25T16:27:00Z">
        <w:r w:rsidR="00C230DA">
          <w:rPr>
            <w:sz w:val="24"/>
            <w:szCs w:val="24"/>
          </w:rPr>
          <w:t>s</w:t>
        </w:r>
      </w:ins>
      <w:r w:rsidRPr="00C80916">
        <w:rPr>
          <w:sz w:val="24"/>
          <w:szCs w:val="24"/>
        </w:rPr>
        <w:t xml:space="preserve"> provide</w:t>
      </w:r>
      <w:del w:id="141" w:author="Microsoft Office User" w:date="2023-05-25T16:27:00Z">
        <w:r w:rsidRPr="00C80916" w:rsidDel="00C230DA">
          <w:rPr>
            <w:sz w:val="24"/>
            <w:szCs w:val="24"/>
          </w:rPr>
          <w:delText>s</w:delText>
        </w:r>
      </w:del>
      <w:r w:rsidRPr="00C80916">
        <w:rPr>
          <w:sz w:val="24"/>
          <w:szCs w:val="24"/>
        </w:rPr>
        <w:t xml:space="preserve"> satellite images based on AOI (Area of Interest)</w:t>
      </w:r>
      <w:ins w:id="142" w:author="Microsoft Office User" w:date="2023-05-25T16:27:00Z">
        <w:r w:rsidR="00C230DA">
          <w:rPr>
            <w:sz w:val="24"/>
            <w:szCs w:val="24"/>
          </w:rPr>
          <w:t>.</w:t>
        </w:r>
      </w:ins>
      <w:r w:rsidRPr="00C80916">
        <w:rPr>
          <w:sz w:val="24"/>
          <w:szCs w:val="24"/>
        </w:rPr>
        <w:t xml:space="preserve"> </w:t>
      </w:r>
      <w:ins w:id="143" w:author="Microsoft Office User" w:date="2023-05-25T16:27:00Z">
        <w:r w:rsidR="00C230DA">
          <w:rPr>
            <w:sz w:val="24"/>
            <w:szCs w:val="24"/>
          </w:rPr>
          <w:t>I</w:t>
        </w:r>
      </w:ins>
      <w:del w:id="144" w:author="Microsoft Office User" w:date="2023-05-25T16:27:00Z">
        <w:r w:rsidRPr="00C80916" w:rsidDel="00C230DA">
          <w:rPr>
            <w:sz w:val="24"/>
            <w:szCs w:val="24"/>
          </w:rPr>
          <w:delText>i</w:delText>
        </w:r>
      </w:del>
      <w:r w:rsidRPr="00C80916">
        <w:rPr>
          <w:sz w:val="24"/>
          <w:szCs w:val="24"/>
        </w:rPr>
        <w:t xml:space="preserve">n such cases a polygon drawn may not provide complete data </w:t>
      </w:r>
      <w:del w:id="145" w:author="Microsoft Office User" w:date="2023-05-25T16:27:00Z">
        <w:r w:rsidRPr="00C80916" w:rsidDel="00C230DA">
          <w:rPr>
            <w:sz w:val="24"/>
            <w:szCs w:val="24"/>
          </w:rPr>
          <w:delText>in such cases</w:delText>
        </w:r>
      </w:del>
      <w:ins w:id="146" w:author="Microsoft Office User" w:date="2023-05-25T16:27:00Z">
        <w:r w:rsidR="00C230DA">
          <w:rPr>
            <w:sz w:val="24"/>
            <w:szCs w:val="24"/>
          </w:rPr>
          <w:t>and so</w:t>
        </w:r>
      </w:ins>
      <w:r w:rsidRPr="00C80916">
        <w:rPr>
          <w:sz w:val="24"/>
          <w:szCs w:val="24"/>
        </w:rPr>
        <w:t xml:space="preserve"> the data completeness quality need to be checked.</w:t>
      </w:r>
    </w:p>
    <w:p w14:paraId="3780D0F1" w14:textId="77777777" w:rsidR="00C80916" w:rsidRPr="00C80916" w:rsidRDefault="00C80916" w:rsidP="00C80916">
      <w:pPr>
        <w:rPr>
          <w:sz w:val="24"/>
          <w:szCs w:val="24"/>
        </w:rPr>
      </w:pPr>
      <w:r w:rsidRPr="00C80916">
        <w:rPr>
          <w:sz w:val="24"/>
          <w:szCs w:val="24"/>
        </w:rPr>
        <w:t>Similarly other factors that impact data completeness are cloud cover, haze or fog in the atmosphere. As discussed above various cloud detection and classification algorithms have been proposed including machine learning models. This allows users to know the useful or visible data that can be used for analysis. Similarly, classification algorithms allow you to know the degree of the visible area, partially visible or cloud-covered area.</w:t>
      </w:r>
    </w:p>
    <w:p w14:paraId="63DC8178" w14:textId="77777777" w:rsidR="00C80916" w:rsidRPr="00C80916" w:rsidRDefault="00C80916" w:rsidP="00C80916">
      <w:pPr>
        <w:rPr>
          <w:sz w:val="24"/>
          <w:szCs w:val="24"/>
        </w:rPr>
      </w:pPr>
      <w:r w:rsidRPr="00C80916">
        <w:rPr>
          <w:sz w:val="24"/>
          <w:szCs w:val="24"/>
        </w:rPr>
        <w:t xml:space="preserve">Data completeness plays an important role in various applications like landcover, forest cover and sea or water bodies. In these specific GIS applications users are interested in knowing the quality of data in terms of useful data for their need like land cover or sea cover without processing the data. In such case data completeness allows you to know the data completeness in terms of land cover and sea cover which allows the user know the data quality without computing the data which allows the user to select the high-quality data for analysis.  </w:t>
      </w:r>
    </w:p>
    <w:p w14:paraId="2C8B589E" w14:textId="40585958" w:rsidR="00C80916" w:rsidRPr="00C80916" w:rsidRDefault="00C80916" w:rsidP="00C80916">
      <w:pPr>
        <w:rPr>
          <w:color w:val="2F5496"/>
          <w:sz w:val="26"/>
          <w:szCs w:val="26"/>
        </w:rPr>
      </w:pPr>
      <w:r w:rsidRPr="00C80916">
        <w:rPr>
          <w:color w:val="2F5496"/>
          <w:sz w:val="26"/>
          <w:szCs w:val="26"/>
        </w:rPr>
        <w:t>3.</w:t>
      </w:r>
      <w:r>
        <w:rPr>
          <w:color w:val="2F5496"/>
          <w:sz w:val="26"/>
          <w:szCs w:val="26"/>
        </w:rPr>
        <w:t>3</w:t>
      </w:r>
      <w:r w:rsidRPr="00C80916">
        <w:rPr>
          <w:color w:val="2F5496"/>
          <w:sz w:val="26"/>
          <w:szCs w:val="26"/>
        </w:rPr>
        <w:t>.</w:t>
      </w:r>
      <w:r>
        <w:rPr>
          <w:color w:val="2F5496"/>
          <w:sz w:val="26"/>
          <w:szCs w:val="26"/>
        </w:rPr>
        <w:t xml:space="preserve"> </w:t>
      </w:r>
      <w:r w:rsidRPr="00C80916">
        <w:rPr>
          <w:color w:val="2F5496"/>
          <w:sz w:val="26"/>
          <w:szCs w:val="26"/>
        </w:rPr>
        <w:t>Accuracy</w:t>
      </w:r>
    </w:p>
    <w:p w14:paraId="78D366F5" w14:textId="77777777" w:rsidR="00C80916" w:rsidRPr="00C230DA" w:rsidRDefault="00C80916" w:rsidP="00C80916">
      <w:pPr>
        <w:rPr>
          <w:sz w:val="24"/>
          <w:szCs w:val="24"/>
          <w:rPrChange w:id="147" w:author="Microsoft Office User" w:date="2023-05-25T16:28:00Z">
            <w:rPr>
              <w:rFonts w:ascii="Times New Roman" w:hAnsi="Times New Roman" w:cs="Times New Roman"/>
              <w:bCs/>
              <w:color w:val="000000"/>
            </w:rPr>
          </w:rPrChange>
        </w:rPr>
      </w:pPr>
      <w:r w:rsidRPr="00C230DA">
        <w:rPr>
          <w:sz w:val="24"/>
          <w:szCs w:val="24"/>
          <w:rPrChange w:id="148" w:author="Microsoft Office User" w:date="2023-05-25T16:28:00Z">
            <w:rPr>
              <w:rFonts w:ascii="Times New Roman" w:hAnsi="Times New Roman" w:cs="Times New Roman"/>
            </w:rPr>
          </w:rPrChange>
        </w:rPr>
        <w:t xml:space="preserve">In [1] data quality for watershed data which is a timeseries data is discussed. </w:t>
      </w:r>
      <w:r w:rsidRPr="00C230DA">
        <w:rPr>
          <w:sz w:val="24"/>
          <w:szCs w:val="24"/>
          <w:rPrChange w:id="149" w:author="Microsoft Office User" w:date="2023-05-25T16:28:00Z">
            <w:rPr>
              <w:rFonts w:ascii="Times New Roman" w:hAnsi="Times New Roman" w:cs="Times New Roman"/>
              <w:bCs/>
              <w:color w:val="000000"/>
            </w:rPr>
          </w:rPrChange>
        </w:rPr>
        <w:t>Mauro et.al.</w:t>
      </w:r>
      <w:r w:rsidRPr="00C230DA">
        <w:rPr>
          <w:sz w:val="24"/>
          <w:szCs w:val="24"/>
          <w:rPrChange w:id="150" w:author="Microsoft Office User" w:date="2023-05-25T16:28:00Z">
            <w:rPr/>
          </w:rPrChange>
        </w:rPr>
        <w:t xml:space="preserve"> </w:t>
      </w:r>
      <w:sdt>
        <w:sdtPr>
          <w:rPr>
            <w:sz w:val="24"/>
            <w:szCs w:val="24"/>
          </w:rPr>
          <w:tag w:val="MENDELEY_CITATION_v3_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"/>
          <w:id w:val="701062530"/>
          <w:placeholder>
            <w:docPart w:val="0A3ED46B888448CF9B38315B35156203"/>
          </w:placeholder>
        </w:sdtPr>
        <w:sdtContent>
          <w:r w:rsidRPr="00C230DA">
            <w:rPr>
              <w:sz w:val="24"/>
              <w:szCs w:val="24"/>
              <w:rPrChange w:id="151" w:author="Microsoft Office User" w:date="2023-05-25T16:28:00Z">
                <w:rPr>
                  <w:rFonts w:ascii="Times New Roman" w:hAnsi="Times New Roman" w:cs="Times New Roman"/>
                  <w:bCs/>
                  <w:color w:val="000000"/>
                </w:rPr>
              </w:rPrChange>
            </w:rPr>
            <w:t>[1]</w:t>
          </w:r>
        </w:sdtContent>
      </w:sdt>
      <w:r w:rsidRPr="00C230DA">
        <w:rPr>
          <w:sz w:val="24"/>
          <w:szCs w:val="24"/>
          <w:rPrChange w:id="152" w:author="Microsoft Office User" w:date="2023-05-25T16:28:00Z">
            <w:rPr>
              <w:rFonts w:ascii="Times New Roman" w:hAnsi="Times New Roman" w:cs="Times New Roman"/>
              <w:bCs/>
              <w:color w:val="000000"/>
            </w:rPr>
          </w:rPrChange>
        </w:rPr>
        <w:t xml:space="preserve"> presented a study on the importance of data quality in watershed streamflow and sediment data analysis. The work showcases the study of fine sediment yield in the Goodwin Creek watershed of 21.3 km. The work is a study on the effect of various spatial data, and geomorphology on land use and land cover maps. The work uses various existing models like Soil and Water Assessment Tool (SWAT) and AVSWAT to study the performance. The result shows that GIS data has a significant effect on the models to predict the streamflow and sediment data analysis where the data quality plays an important role to improve the accuracy of the model. </w:t>
      </w:r>
    </w:p>
    <w:p w14:paraId="6121C2BB" w14:textId="46B04318" w:rsidR="00C80916" w:rsidRPr="00C230DA" w:rsidRDefault="00C80916" w:rsidP="00C80916">
      <w:pPr>
        <w:rPr>
          <w:sz w:val="24"/>
          <w:szCs w:val="24"/>
          <w:rPrChange w:id="153" w:author="Microsoft Office User" w:date="2023-05-25T16:28:00Z">
            <w:rPr>
              <w:rFonts w:ascii="Times New Roman" w:hAnsi="Times New Roman" w:cs="Times New Roman"/>
              <w:bCs/>
              <w:color w:val="000000"/>
            </w:rPr>
          </w:rPrChange>
        </w:rPr>
      </w:pPr>
      <w:r w:rsidRPr="00C230DA">
        <w:rPr>
          <w:sz w:val="24"/>
          <w:szCs w:val="24"/>
          <w:rPrChange w:id="154" w:author="Microsoft Office User" w:date="2023-05-25T16:28:00Z">
            <w:rPr>
              <w:rFonts w:ascii="Times New Roman" w:hAnsi="Times New Roman" w:cs="Times New Roman"/>
              <w:bCs/>
              <w:color w:val="000000"/>
            </w:rPr>
          </w:rPrChange>
        </w:rPr>
        <w:t xml:space="preserve">In [42] a study on SDQ for American Community Survey Data 2013 </w:t>
      </w:r>
      <w:del w:id="155" w:author="Microsoft Office User" w:date="2023-05-25T16:29:00Z">
        <w:r w:rsidRPr="00C230DA" w:rsidDel="00C230DA">
          <w:rPr>
            <w:sz w:val="24"/>
            <w:szCs w:val="24"/>
            <w:rPrChange w:id="156" w:author="Microsoft Office User" w:date="2023-05-25T16:28:00Z">
              <w:rPr>
                <w:rFonts w:ascii="Times New Roman" w:hAnsi="Times New Roman" w:cs="Times New Roman"/>
                <w:bCs/>
                <w:color w:val="000000"/>
              </w:rPr>
            </w:rPrChange>
          </w:rPr>
          <w:delText>is been</w:delText>
        </w:r>
      </w:del>
      <w:ins w:id="157" w:author="Microsoft Office User" w:date="2023-05-25T16:29:00Z">
        <w:r w:rsidR="00C230DA" w:rsidRPr="00C230DA">
          <w:rPr>
            <w:sz w:val="24"/>
            <w:szCs w:val="24"/>
          </w:rPr>
          <w:t>has been</w:t>
        </w:r>
      </w:ins>
      <w:r w:rsidRPr="00C230DA">
        <w:rPr>
          <w:sz w:val="24"/>
          <w:szCs w:val="24"/>
          <w:rPrChange w:id="158" w:author="Microsoft Office User" w:date="2023-05-25T16:28:00Z">
            <w:rPr>
              <w:rFonts w:ascii="Times New Roman" w:hAnsi="Times New Roman" w:cs="Times New Roman"/>
              <w:bCs/>
              <w:color w:val="000000"/>
            </w:rPr>
          </w:rPrChange>
        </w:rPr>
        <w:t xml:space="preserve"> performed. This study showcased the data quality errors in the American census data in various parameters like age income where discrepancy in these parameters for some counties was very high using mean and median as data quality parameters.</w:t>
      </w:r>
    </w:p>
    <w:p w14:paraId="67387857" w14:textId="77777777" w:rsidR="00C80916" w:rsidRPr="00C230DA" w:rsidRDefault="00000000" w:rsidP="00C80916">
      <w:pPr>
        <w:rPr>
          <w:sz w:val="24"/>
          <w:szCs w:val="24"/>
          <w:rPrChange w:id="159" w:author="Microsoft Office User" w:date="2023-05-25T16:28:00Z">
            <w:rPr>
              <w:rFonts w:ascii="Times New Roman" w:hAnsi="Times New Roman" w:cs="Times New Roman"/>
              <w:bCs/>
              <w:color w:val="000000"/>
            </w:rPr>
          </w:rPrChange>
        </w:rPr>
      </w:pPr>
      <w:sdt>
        <w:sdtPr>
          <w:rPr>
            <w:sz w:val="24"/>
            <w:szCs w:val="24"/>
          </w:rPr>
          <w:tag w:val="MENDELEY_CITATION_v3_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"/>
          <w:id w:val="1726486809"/>
          <w:placeholder>
            <w:docPart w:val="2660AC98C8414EEEA1E7E62E869D2FD3"/>
          </w:placeholder>
        </w:sdtPr>
        <w:sdtContent>
          <w:r w:rsidR="00C80916" w:rsidRPr="00C230DA">
            <w:rPr>
              <w:sz w:val="24"/>
              <w:szCs w:val="24"/>
              <w:rPrChange w:id="160" w:author="Microsoft Office User" w:date="2023-05-25T16:28:00Z">
                <w:rPr>
                  <w:rFonts w:ascii="Times New Roman" w:hAnsi="Times New Roman" w:cs="Times New Roman"/>
                  <w:bCs/>
                  <w:color w:val="000000"/>
                </w:rPr>
              </w:rPrChange>
            </w:rPr>
            <w:t>[2]</w:t>
          </w:r>
        </w:sdtContent>
      </w:sdt>
      <w:r w:rsidR="00C80916" w:rsidRPr="00C230DA">
        <w:rPr>
          <w:sz w:val="24"/>
          <w:szCs w:val="24"/>
          <w:rPrChange w:id="161" w:author="Microsoft Office User" w:date="2023-05-25T16:28:00Z">
            <w:rPr>
              <w:rFonts w:ascii="Times New Roman" w:hAnsi="Times New Roman" w:cs="Times New Roman"/>
              <w:bCs/>
              <w:color w:val="000000"/>
            </w:rPr>
          </w:rPrChange>
        </w:rPr>
        <w:t xml:space="preserve">In this work, the authors have performed a study on the spatial data quality for data from various sources like maps, vector layers and satellite images. The work </w:t>
      </w:r>
      <w:r w:rsidR="00C80916" w:rsidRPr="00C230DA">
        <w:rPr>
          <w:sz w:val="24"/>
          <w:szCs w:val="24"/>
          <w:rPrChange w:id="162" w:author="Microsoft Office User" w:date="2023-05-25T16:28:00Z">
            <w:rPr>
              <w:rFonts w:ascii="Times New Roman" w:hAnsi="Times New Roman" w:cs="Times New Roman"/>
              <w:b/>
              <w:color w:val="000000"/>
            </w:rPr>
          </w:rPrChange>
        </w:rPr>
        <w:t>showcases a mathematical model to study the data quality accuracy</w:t>
      </w:r>
      <w:r w:rsidR="00C80916" w:rsidRPr="00C230DA">
        <w:rPr>
          <w:sz w:val="24"/>
          <w:szCs w:val="24"/>
          <w:rPrChange w:id="163" w:author="Microsoft Office User" w:date="2023-05-25T16:28:00Z">
            <w:rPr>
              <w:rFonts w:ascii="Times New Roman" w:hAnsi="Times New Roman" w:cs="Times New Roman"/>
              <w:bCs/>
              <w:color w:val="000000"/>
            </w:rPr>
          </w:rPrChange>
        </w:rPr>
        <w:t xml:space="preserve"> parameter from various sources and product databases where each product does not fulfil all data quality parameters. </w:t>
      </w:r>
    </w:p>
    <w:p w14:paraId="7C6D9DD5" w14:textId="77777777" w:rsidR="00C80916" w:rsidRPr="00D830C7" w:rsidRDefault="00C80916" w:rsidP="00C80916">
      <w:pPr>
        <w:rPr>
          <w:rFonts w:ascii="Times New Roman" w:hAnsi="Times New Roman" w:cs="Times New Roman"/>
          <w:bCs/>
          <w:color w:val="000000"/>
        </w:rPr>
      </w:pPr>
    </w:p>
    <w:p w14:paraId="144CFABA" w14:textId="19C4294B" w:rsidR="00C80916" w:rsidRPr="00D216D7" w:rsidRDefault="00C80916" w:rsidP="00D216D7">
      <w:pPr>
        <w:pStyle w:val="ListParagraph"/>
        <w:numPr>
          <w:ilvl w:val="2"/>
          <w:numId w:val="12"/>
        </w:numPr>
        <w:spacing w:after="0"/>
        <w:rPr>
          <w:color w:val="2F5496"/>
          <w:sz w:val="26"/>
          <w:szCs w:val="26"/>
        </w:rPr>
      </w:pPr>
      <w:r w:rsidRPr="00D216D7">
        <w:rPr>
          <w:color w:val="2F5496"/>
          <w:sz w:val="26"/>
          <w:szCs w:val="26"/>
        </w:rPr>
        <w:lastRenderedPageBreak/>
        <w:t>Accuracy of the object in GIS data</w:t>
      </w:r>
    </w:p>
    <w:p w14:paraId="683B7F45" w14:textId="77777777" w:rsidR="00C80916" w:rsidRPr="00C230DA" w:rsidRDefault="00C80916" w:rsidP="00C80916">
      <w:pPr>
        <w:rPr>
          <w:sz w:val="24"/>
          <w:szCs w:val="24"/>
          <w:rPrChange w:id="164" w:author="Microsoft Office User" w:date="2023-05-25T16:29:00Z">
            <w:rPr>
              <w:rFonts w:ascii="Times New Roman" w:hAnsi="Times New Roman" w:cs="Times New Roman"/>
              <w:color w:val="222222"/>
              <w:shd w:val="clear" w:color="auto" w:fill="FFFFFF"/>
            </w:rPr>
          </w:rPrChange>
        </w:rPr>
      </w:pPr>
      <w:r w:rsidRPr="00C230DA">
        <w:rPr>
          <w:sz w:val="24"/>
          <w:szCs w:val="24"/>
          <w:rPrChange w:id="165" w:author="Microsoft Office User" w:date="2023-05-25T16:29:00Z">
            <w:rPr>
              <w:rFonts w:ascii="Times New Roman" w:hAnsi="Times New Roman" w:cs="Times New Roman"/>
              <w:color w:val="222222"/>
              <w:shd w:val="clear" w:color="auto" w:fill="FFFFFF"/>
            </w:rPr>
          </w:rPrChange>
        </w:rPr>
        <w:t xml:space="preserve">Zhan, Q [4] has showcased a study on accuracy in object identification and placement in </w:t>
      </w:r>
      <w:r w:rsidRPr="00C230DA">
        <w:rPr>
          <w:sz w:val="24"/>
          <w:szCs w:val="24"/>
          <w:rPrChange w:id="166" w:author="Microsoft Office User" w:date="2023-05-25T16:29:00Z">
            <w:rPr>
              <w:rFonts w:ascii="Times New Roman" w:hAnsi="Times New Roman" w:cs="Times New Roman"/>
              <w:b/>
              <w:bCs/>
              <w:color w:val="222222"/>
              <w:shd w:val="clear" w:color="auto" w:fill="FFFFFF"/>
            </w:rPr>
          </w:rPrChange>
        </w:rPr>
        <w:t>vector maps</w:t>
      </w:r>
      <w:r w:rsidRPr="00C230DA">
        <w:rPr>
          <w:sz w:val="24"/>
          <w:szCs w:val="24"/>
          <w:rPrChange w:id="167" w:author="Microsoft Office User" w:date="2023-05-25T16:29:00Z">
            <w:rPr>
              <w:rFonts w:ascii="Times New Roman" w:hAnsi="Times New Roman" w:cs="Times New Roman"/>
              <w:color w:val="222222"/>
              <w:shd w:val="clear" w:color="auto" w:fill="FFFFFF"/>
            </w:rPr>
          </w:rPrChange>
        </w:rPr>
        <w:t>. The work showcases the study on the error and changes in accuracy in object detection to find the exact object like streets, buildings, trees and many more. The author has given a model to match the vector data which is a combination of lines and points which allows finding the changes like missing objects or errors in the data. On comparison of different data, the accuracy was found to 81.8%. The study area is in Amsterdam and the Ravensburg site.</w:t>
      </w:r>
    </w:p>
    <w:p w14:paraId="4D8E61C4" w14:textId="088AF88D" w:rsidR="00C80916" w:rsidRPr="00C230DA" w:rsidRDefault="00C80916" w:rsidP="00C80916">
      <w:pPr>
        <w:rPr>
          <w:sz w:val="24"/>
          <w:szCs w:val="24"/>
          <w:rPrChange w:id="168" w:author="Microsoft Office User" w:date="2023-05-25T16:29:00Z">
            <w:rPr>
              <w:rFonts w:ascii="Times New Roman" w:hAnsi="Times New Roman" w:cs="Times New Roman"/>
              <w:color w:val="222222"/>
              <w:shd w:val="clear" w:color="auto" w:fill="FFFFFF"/>
            </w:rPr>
          </w:rPrChange>
        </w:rPr>
      </w:pPr>
      <w:proofErr w:type="spellStart"/>
      <w:r w:rsidRPr="00C230DA">
        <w:rPr>
          <w:sz w:val="24"/>
          <w:szCs w:val="24"/>
          <w:rPrChange w:id="169" w:author="Microsoft Office User" w:date="2023-05-25T16:29:00Z">
            <w:rPr>
              <w:rFonts w:ascii="Times New Roman" w:hAnsi="Times New Roman" w:cs="Times New Roman"/>
              <w:color w:val="222222"/>
              <w:shd w:val="clear" w:color="auto" w:fill="FFFFFF"/>
            </w:rPr>
          </w:rPrChange>
        </w:rPr>
        <w:t>Barazzetti</w:t>
      </w:r>
      <w:proofErr w:type="spellEnd"/>
      <w:r w:rsidRPr="00C230DA">
        <w:rPr>
          <w:sz w:val="24"/>
          <w:szCs w:val="24"/>
          <w:rPrChange w:id="170" w:author="Microsoft Office User" w:date="2023-05-25T16:29:00Z">
            <w:rPr>
              <w:rFonts w:ascii="Times New Roman" w:hAnsi="Times New Roman" w:cs="Times New Roman"/>
              <w:color w:val="222222"/>
              <w:shd w:val="clear" w:color="auto" w:fill="FFFFFF"/>
            </w:rPr>
          </w:rPrChange>
        </w:rPr>
        <w:t xml:space="preserve"> et.al. [6] studied the accuracy </w:t>
      </w:r>
      <w:del w:id="171" w:author="Microsoft Office User" w:date="2023-05-25T16:32:00Z">
        <w:r w:rsidRPr="00C230DA" w:rsidDel="00C230DA">
          <w:rPr>
            <w:sz w:val="24"/>
            <w:szCs w:val="24"/>
            <w:rPrChange w:id="172" w:author="Microsoft Office User" w:date="2023-05-25T16:29:00Z">
              <w:rPr>
                <w:rFonts w:ascii="Times New Roman" w:hAnsi="Times New Roman" w:cs="Times New Roman"/>
                <w:color w:val="222222"/>
                <w:shd w:val="clear" w:color="auto" w:fill="FFFFFF"/>
              </w:rPr>
            </w:rPrChange>
          </w:rPr>
          <w:delText>using  RMSE</w:delText>
        </w:r>
      </w:del>
      <w:ins w:id="173" w:author="Microsoft Office User" w:date="2023-05-25T16:32:00Z">
        <w:r w:rsidR="00C230DA" w:rsidRPr="00C230DA">
          <w:rPr>
            <w:sz w:val="24"/>
            <w:szCs w:val="24"/>
          </w:rPr>
          <w:t>using RMSE</w:t>
        </w:r>
      </w:ins>
      <w:r w:rsidRPr="00C230DA">
        <w:rPr>
          <w:sz w:val="24"/>
          <w:szCs w:val="24"/>
          <w:rPrChange w:id="174" w:author="Microsoft Office User" w:date="2023-05-25T16:29:00Z">
            <w:rPr>
              <w:rFonts w:ascii="Times New Roman" w:hAnsi="Times New Roman" w:cs="Times New Roman"/>
              <w:color w:val="222222"/>
              <w:shd w:val="clear" w:color="auto" w:fill="FFFFFF"/>
            </w:rPr>
          </w:rPrChange>
        </w:rPr>
        <w:t xml:space="preserve"> ( Root-Mean-Square Error) of the </w:t>
      </w:r>
      <w:r w:rsidRPr="00C230DA">
        <w:rPr>
          <w:sz w:val="24"/>
          <w:szCs w:val="24"/>
          <w:rPrChange w:id="175" w:author="Microsoft Office User" w:date="2023-05-25T16:29:00Z">
            <w:rPr>
              <w:rFonts w:ascii="Times New Roman" w:hAnsi="Times New Roman" w:cs="Times New Roman"/>
              <w:b/>
              <w:bCs/>
              <w:color w:val="222222"/>
              <w:shd w:val="clear" w:color="auto" w:fill="FFFFFF"/>
            </w:rPr>
          </w:rPrChange>
        </w:rPr>
        <w:t>images</w:t>
      </w:r>
      <w:r w:rsidRPr="00C230DA">
        <w:rPr>
          <w:sz w:val="24"/>
          <w:szCs w:val="24"/>
          <w:rPrChange w:id="176" w:author="Microsoft Office User" w:date="2023-05-25T16:29:00Z">
            <w:rPr>
              <w:rFonts w:ascii="Times New Roman" w:hAnsi="Times New Roman" w:cs="Times New Roman"/>
              <w:color w:val="222222"/>
              <w:shd w:val="clear" w:color="auto" w:fill="FFFFFF"/>
            </w:rPr>
          </w:rPrChange>
        </w:rPr>
        <w:t xml:space="preserve"> between sentinel 2 and Landsat-8 images where the comparison of the image registered at 10</w:t>
      </w:r>
      <w:del w:id="177" w:author="Microsoft Office User" w:date="2023-05-25T16:32:00Z">
        <w:r w:rsidRPr="00C230DA" w:rsidDel="00C230DA">
          <w:rPr>
            <w:sz w:val="24"/>
            <w:szCs w:val="24"/>
            <w:rPrChange w:id="178" w:author="Microsoft Office User" w:date="2023-05-25T16:29:00Z">
              <w:rPr>
                <w:rFonts w:ascii="Times New Roman" w:hAnsi="Times New Roman" w:cs="Times New Roman"/>
                <w:color w:val="222222"/>
                <w:shd w:val="clear" w:color="auto" w:fill="FFFFFF"/>
              </w:rPr>
            </w:rPrChange>
          </w:rPr>
          <w:delText xml:space="preserve"> </w:delText>
        </w:r>
      </w:del>
      <w:r w:rsidRPr="00C230DA">
        <w:rPr>
          <w:sz w:val="24"/>
          <w:szCs w:val="24"/>
          <w:rPrChange w:id="179" w:author="Microsoft Office User" w:date="2023-05-25T16:29:00Z">
            <w:rPr>
              <w:rFonts w:ascii="Times New Roman" w:hAnsi="Times New Roman" w:cs="Times New Roman"/>
              <w:color w:val="222222"/>
              <w:shd w:val="clear" w:color="auto" w:fill="FFFFFF"/>
            </w:rPr>
          </w:rPrChange>
        </w:rPr>
        <w:t>m and 15</w:t>
      </w:r>
      <w:del w:id="180" w:author="Microsoft Office User" w:date="2023-05-25T16:32:00Z">
        <w:r w:rsidRPr="00C230DA" w:rsidDel="00C230DA">
          <w:rPr>
            <w:sz w:val="24"/>
            <w:szCs w:val="24"/>
            <w:rPrChange w:id="181" w:author="Microsoft Office User" w:date="2023-05-25T16:29:00Z">
              <w:rPr>
                <w:rFonts w:ascii="Times New Roman" w:hAnsi="Times New Roman" w:cs="Times New Roman"/>
                <w:color w:val="222222"/>
                <w:shd w:val="clear" w:color="auto" w:fill="FFFFFF"/>
              </w:rPr>
            </w:rPrChange>
          </w:rPr>
          <w:delText xml:space="preserve"> </w:delText>
        </w:r>
      </w:del>
      <w:r w:rsidRPr="00C230DA">
        <w:rPr>
          <w:sz w:val="24"/>
          <w:szCs w:val="24"/>
          <w:rPrChange w:id="182" w:author="Microsoft Office User" w:date="2023-05-25T16:29:00Z">
            <w:rPr>
              <w:rFonts w:ascii="Times New Roman" w:hAnsi="Times New Roman" w:cs="Times New Roman"/>
              <w:color w:val="222222"/>
              <w:shd w:val="clear" w:color="auto" w:fill="FFFFFF"/>
            </w:rPr>
          </w:rPrChange>
        </w:rPr>
        <w:t>m are taken into consideration. The work also studies the accuracy of various bands B1-B11 using RMS (root-mean-square error). The study showcases that error in various reference bands 4(10m), 5(20m) and 9(60m) where RMS error was recorded in each image which varies from 0.19-0.55. This can also be used to define the correctness of the data. The study was conducted for images of various countries where the RMSE value for each country was evaluated and where a variation in RMSE value of various locations was recorded.</w:t>
      </w:r>
    </w:p>
    <w:p w14:paraId="6A498507" w14:textId="77777777" w:rsidR="00C80916" w:rsidRPr="00C230DA" w:rsidRDefault="00C80916" w:rsidP="00C80916">
      <w:pPr>
        <w:rPr>
          <w:sz w:val="24"/>
          <w:szCs w:val="24"/>
          <w:rPrChange w:id="183" w:author="Microsoft Office User" w:date="2023-05-25T16:29:00Z">
            <w:rPr>
              <w:rFonts w:ascii="Times New Roman" w:hAnsi="Times New Roman" w:cs="Times New Roman"/>
              <w:color w:val="222222"/>
              <w:shd w:val="clear" w:color="auto" w:fill="FFFFFF"/>
            </w:rPr>
          </w:rPrChange>
        </w:rPr>
      </w:pPr>
      <w:proofErr w:type="spellStart"/>
      <w:r w:rsidRPr="00C230DA">
        <w:rPr>
          <w:sz w:val="24"/>
          <w:szCs w:val="24"/>
          <w:rPrChange w:id="184" w:author="Microsoft Office User" w:date="2023-05-25T16:29:00Z">
            <w:rPr>
              <w:rFonts w:ascii="Times New Roman" w:hAnsi="Times New Roman" w:cs="Times New Roman"/>
              <w:color w:val="222222"/>
              <w:shd w:val="clear" w:color="auto" w:fill="FFFFFF"/>
            </w:rPr>
          </w:rPrChange>
        </w:rPr>
        <w:t>Marangoz</w:t>
      </w:r>
      <w:proofErr w:type="spellEnd"/>
      <w:r w:rsidRPr="00C230DA">
        <w:rPr>
          <w:sz w:val="24"/>
          <w:szCs w:val="24"/>
          <w:rPrChange w:id="185" w:author="Microsoft Office User" w:date="2023-05-25T16:29:00Z">
            <w:rPr>
              <w:rFonts w:ascii="Times New Roman" w:hAnsi="Times New Roman" w:cs="Times New Roman"/>
              <w:color w:val="222222"/>
              <w:shd w:val="clear" w:color="auto" w:fill="FFFFFF"/>
            </w:rPr>
          </w:rPrChange>
        </w:rPr>
        <w:t>, A. M [7] studied the accuracy of land use classification between Sentinel-2 and Landsat-8 images. The work aims to first define the land use classification using Sentinel images and compare the accuracy using RGB and NIR bands. In the second phase, the same process is done with Landsat images to find the land use and classification in the image. The work has showcased the lower accuracy in both sentinel and Landsat data with an accuracy of 0.74 and 0.66 correspondingly for RGB and NIR bands. The work also studies the accuracy of object-based classification where the accuracy of the sentinel and Landsat was recorded to be 80.7% and 73.4%. This showcases that for land use and object-based classification sentinel images have high accuracy than lansat-8.</w:t>
      </w:r>
    </w:p>
    <w:p w14:paraId="21813BCE" w14:textId="77777777" w:rsidR="00C80916" w:rsidRDefault="00C80916" w:rsidP="00C80916">
      <w:pPr>
        <w:rPr>
          <w:rFonts w:ascii="Times New Roman" w:hAnsi="Times New Roman" w:cs="Times New Roman"/>
          <w:color w:val="222222"/>
          <w:shd w:val="clear" w:color="auto" w:fill="FFFFFF"/>
        </w:rPr>
      </w:pPr>
    </w:p>
    <w:p w14:paraId="75E014A4" w14:textId="77777777" w:rsidR="00C80916" w:rsidRPr="00DC6C26" w:rsidRDefault="00C80916" w:rsidP="00C80916">
      <w:pPr>
        <w:jc w:val="center"/>
        <w:rPr>
          <w:rFonts w:ascii="Times New Roman" w:hAnsi="Times New Roman" w:cs="Times New Roman"/>
          <w:b/>
          <w:bCs/>
          <w:color w:val="222222"/>
          <w:shd w:val="clear" w:color="auto" w:fill="FFFFFF"/>
        </w:rPr>
      </w:pPr>
      <w:r w:rsidRPr="00DC6C26">
        <w:rPr>
          <w:rFonts w:ascii="Times New Roman" w:hAnsi="Times New Roman" w:cs="Times New Roman"/>
          <w:b/>
          <w:bCs/>
          <w:color w:val="222222"/>
          <w:shd w:val="clear" w:color="auto" w:fill="FFFFFF"/>
        </w:rPr>
        <w:t>Table 2.</w:t>
      </w:r>
    </w:p>
    <w:p w14:paraId="3084CA5F" w14:textId="77777777" w:rsidR="00C80916" w:rsidRDefault="00C80916" w:rsidP="00C80916">
      <w:pPr>
        <w:jc w:val="center"/>
        <w:rPr>
          <w:rFonts w:ascii="Times New Roman" w:hAnsi="Times New Roman" w:cs="Times New Roman"/>
          <w:color w:val="222222"/>
          <w:shd w:val="clear" w:color="auto" w:fill="FFFFFF"/>
        </w:rPr>
      </w:pPr>
      <w:r w:rsidRPr="00E2325A">
        <w:rPr>
          <w:rFonts w:ascii="Times New Roman" w:hAnsi="Times New Roman" w:cs="Times New Roman"/>
          <w:noProof/>
          <w:color w:val="222222"/>
          <w:shd w:val="clear" w:color="auto" w:fill="FFFFFF"/>
        </w:rPr>
        <w:drawing>
          <wp:inline distT="0" distB="0" distL="0" distR="0" wp14:anchorId="30B7476E" wp14:editId="023C0B60">
            <wp:extent cx="2318792" cy="1638300"/>
            <wp:effectExtent l="0" t="0" r="5715" b="0"/>
            <wp:docPr id="1473745159" name="Picture 1473745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22"/>
                    <a:srcRect l="3284" t="3153" r="14050" b="5132"/>
                    <a:stretch/>
                  </pic:blipFill>
                  <pic:spPr bwMode="auto">
                    <a:xfrm>
                      <a:off x="0" y="0"/>
                      <a:ext cx="2325504" cy="1643042"/>
                    </a:xfrm>
                    <a:prstGeom prst="rect">
                      <a:avLst/>
                    </a:prstGeom>
                    <a:ln>
                      <a:noFill/>
                    </a:ln>
                    <a:extLst>
                      <a:ext uri="{53640926-AAD7-44D8-BBD7-CCE9431645EC}">
                        <a14:shadowObscured xmlns:a14="http://schemas.microsoft.com/office/drawing/2010/main"/>
                      </a:ext>
                    </a:extLst>
                  </pic:spPr>
                </pic:pic>
              </a:graphicData>
            </a:graphic>
          </wp:inline>
        </w:drawing>
      </w:r>
    </w:p>
    <w:p w14:paraId="71545C7A" w14:textId="77777777" w:rsidR="00C80916" w:rsidRPr="00E2325A" w:rsidRDefault="00C80916" w:rsidP="00C80916">
      <w:pPr>
        <w:jc w:val="center"/>
        <w:rPr>
          <w:rFonts w:ascii="Times New Roman" w:hAnsi="Times New Roman" w:cs="Times New Roman"/>
          <w:color w:val="222222"/>
          <w:shd w:val="clear" w:color="auto" w:fill="FFFFFF"/>
        </w:rPr>
      </w:pPr>
    </w:p>
    <w:p w14:paraId="4C6C967A" w14:textId="641BE0DA" w:rsidR="00C80916" w:rsidRPr="00C230DA" w:rsidRDefault="00C80916" w:rsidP="00C80916">
      <w:pPr>
        <w:rPr>
          <w:sz w:val="24"/>
          <w:szCs w:val="24"/>
          <w:rPrChange w:id="186" w:author="Microsoft Office User" w:date="2023-05-25T16:33:00Z">
            <w:rPr>
              <w:rFonts w:ascii="Times New Roman" w:hAnsi="Times New Roman" w:cs="Times New Roman"/>
              <w:color w:val="222222"/>
              <w:shd w:val="clear" w:color="auto" w:fill="FFFFFF"/>
            </w:rPr>
          </w:rPrChange>
        </w:rPr>
      </w:pPr>
      <w:r w:rsidRPr="00C230DA">
        <w:rPr>
          <w:sz w:val="24"/>
          <w:szCs w:val="24"/>
          <w:rPrChange w:id="187" w:author="Microsoft Office User" w:date="2023-05-25T16:33:00Z">
            <w:rPr>
              <w:rFonts w:ascii="Times New Roman" w:hAnsi="Times New Roman" w:cs="Times New Roman"/>
              <w:color w:val="222222"/>
              <w:shd w:val="clear" w:color="auto" w:fill="FFFFFF"/>
            </w:rPr>
          </w:rPrChange>
        </w:rPr>
        <w:t>Frantz, D.</w:t>
      </w:r>
      <w:ins w:id="188" w:author="Microsoft Office User" w:date="2023-05-25T16:33:00Z">
        <w:r w:rsidR="00C230DA">
          <w:rPr>
            <w:sz w:val="24"/>
            <w:szCs w:val="24"/>
          </w:rPr>
          <w:t xml:space="preserve"> </w:t>
        </w:r>
      </w:ins>
      <w:r w:rsidRPr="00C230DA">
        <w:rPr>
          <w:sz w:val="24"/>
          <w:szCs w:val="24"/>
          <w:rPrChange w:id="189" w:author="Microsoft Office User" w:date="2023-05-25T16:33:00Z">
            <w:rPr>
              <w:rFonts w:ascii="Times New Roman" w:hAnsi="Times New Roman" w:cs="Times New Roman"/>
              <w:color w:val="222222"/>
              <w:shd w:val="clear" w:color="auto" w:fill="FFFFFF"/>
            </w:rPr>
          </w:rPrChange>
        </w:rPr>
        <w:t>[8] proposed a system called FORCE which is a tool to generate images with high accuracy for land use that combines the images from sentinel, Landsat, NANA and ESA. The tool is designed to take multiple images and fuse them into one to generate a single image and bands which has high-accuracy data. FORCE is a data fusion tool to improve the spatial resolution of land surface images using Landsat and Sentinel ARD.</w:t>
      </w:r>
    </w:p>
    <w:p w14:paraId="7CD59E5C" w14:textId="77777777" w:rsidR="00C80916" w:rsidRPr="00C230DA" w:rsidRDefault="00C80916" w:rsidP="00C80916">
      <w:pPr>
        <w:rPr>
          <w:sz w:val="24"/>
          <w:szCs w:val="24"/>
          <w:rPrChange w:id="190" w:author="Microsoft Office User" w:date="2023-05-25T16:33:00Z">
            <w:rPr>
              <w:rFonts w:ascii="Times New Roman" w:hAnsi="Times New Roman" w:cs="Times New Roman"/>
              <w:color w:val="222222"/>
              <w:shd w:val="clear" w:color="auto" w:fill="FFFFFF"/>
            </w:rPr>
          </w:rPrChange>
        </w:rPr>
      </w:pPr>
      <w:r w:rsidRPr="00C230DA">
        <w:rPr>
          <w:sz w:val="24"/>
          <w:szCs w:val="24"/>
          <w:rPrChange w:id="191" w:author="Microsoft Office User" w:date="2023-05-25T16:33:00Z">
            <w:rPr>
              <w:rFonts w:ascii="Times New Roman" w:hAnsi="Times New Roman" w:cs="Times New Roman"/>
              <w:color w:val="222222"/>
              <w:shd w:val="clear" w:color="auto" w:fill="FFFFFF"/>
            </w:rPr>
          </w:rPrChange>
        </w:rPr>
        <w:lastRenderedPageBreak/>
        <w:t xml:space="preserve">In [9] </w:t>
      </w:r>
      <w:proofErr w:type="spellStart"/>
      <w:r w:rsidRPr="00C230DA">
        <w:rPr>
          <w:sz w:val="24"/>
          <w:szCs w:val="24"/>
          <w:rPrChange w:id="192" w:author="Microsoft Office User" w:date="2023-05-25T16:33:00Z">
            <w:rPr>
              <w:rFonts w:ascii="Times New Roman" w:hAnsi="Times New Roman" w:cs="Times New Roman"/>
              <w:color w:val="222222"/>
              <w:shd w:val="clear" w:color="auto" w:fill="FFFFFF"/>
            </w:rPr>
          </w:rPrChange>
        </w:rPr>
        <w:t>Kocaman</w:t>
      </w:r>
      <w:proofErr w:type="spellEnd"/>
      <w:r w:rsidRPr="00C230DA">
        <w:rPr>
          <w:sz w:val="24"/>
          <w:szCs w:val="24"/>
          <w:rPrChange w:id="193" w:author="Microsoft Office User" w:date="2023-05-25T16:33:00Z">
            <w:rPr>
              <w:rFonts w:ascii="Times New Roman" w:hAnsi="Times New Roman" w:cs="Times New Roman"/>
              <w:color w:val="222222"/>
              <w:shd w:val="clear" w:color="auto" w:fill="FFFFFF"/>
            </w:rPr>
          </w:rPrChange>
        </w:rPr>
        <w:t xml:space="preserve">. S et.al. have studied the image quality and geometric quality of Landsat 7 and 8 where various issues were highlighted in the global database at zoom levels and in the histogram which was further improvised by histogram and other techniques.  The work highlights that the data suffer from the colour difference. The study also studies the advantages and disadvantages of the various data sources as shown in Table 3. </w:t>
      </w:r>
    </w:p>
    <w:p w14:paraId="2A2919AC" w14:textId="77777777" w:rsidR="00C80916" w:rsidRPr="00E2325A" w:rsidRDefault="00C80916" w:rsidP="00C80916">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ab/>
      </w:r>
      <w:r>
        <w:rPr>
          <w:rFonts w:ascii="Times New Roman" w:hAnsi="Times New Roman" w:cs="Times New Roman"/>
          <w:color w:val="222222"/>
          <w:shd w:val="clear" w:color="auto" w:fill="FFFFFF"/>
        </w:rPr>
        <w:tab/>
      </w:r>
      <w:r>
        <w:rPr>
          <w:rFonts w:ascii="Times New Roman" w:hAnsi="Times New Roman" w:cs="Times New Roman"/>
          <w:color w:val="222222"/>
          <w:shd w:val="clear" w:color="auto" w:fill="FFFFFF"/>
        </w:rPr>
        <w:tab/>
      </w:r>
      <w:r>
        <w:rPr>
          <w:rFonts w:ascii="Times New Roman" w:hAnsi="Times New Roman" w:cs="Times New Roman"/>
          <w:color w:val="222222"/>
          <w:shd w:val="clear" w:color="auto" w:fill="FFFFFF"/>
        </w:rPr>
        <w:tab/>
      </w:r>
      <w:r>
        <w:rPr>
          <w:rFonts w:ascii="Times New Roman" w:hAnsi="Times New Roman" w:cs="Times New Roman"/>
          <w:color w:val="222222"/>
          <w:shd w:val="clear" w:color="auto" w:fill="FFFFFF"/>
        </w:rPr>
        <w:tab/>
      </w:r>
      <w:r w:rsidRPr="00DC6C26">
        <w:rPr>
          <w:rFonts w:ascii="Times New Roman" w:hAnsi="Times New Roman" w:cs="Times New Roman"/>
          <w:b/>
          <w:bCs/>
          <w:color w:val="222222"/>
          <w:shd w:val="clear" w:color="auto" w:fill="FFFFFF"/>
        </w:rPr>
        <w:t>Table 3</w:t>
      </w:r>
      <w:r>
        <w:rPr>
          <w:rFonts w:ascii="Times New Roman" w:hAnsi="Times New Roman" w:cs="Times New Roman"/>
          <w:color w:val="222222"/>
          <w:shd w:val="clear" w:color="auto" w:fill="FFFFFF"/>
        </w:rPr>
        <w:t>.</w:t>
      </w:r>
    </w:p>
    <w:p w14:paraId="05CAA4D8" w14:textId="77777777" w:rsidR="00C80916" w:rsidRDefault="00C80916" w:rsidP="00C80916">
      <w:pPr>
        <w:ind w:left="360"/>
        <w:jc w:val="center"/>
        <w:rPr>
          <w:rFonts w:ascii="Times New Roman" w:hAnsi="Times New Roman" w:cs="Times New Roman"/>
          <w:b/>
          <w:bCs/>
        </w:rPr>
      </w:pPr>
      <w:r w:rsidRPr="00E2325A">
        <w:rPr>
          <w:rFonts w:ascii="Times New Roman" w:hAnsi="Times New Roman" w:cs="Times New Roman"/>
          <w:noProof/>
          <w:color w:val="222222"/>
          <w:shd w:val="clear" w:color="auto" w:fill="FFFFFF"/>
        </w:rPr>
        <w:drawing>
          <wp:inline distT="0" distB="0" distL="0" distR="0" wp14:anchorId="548D0F21" wp14:editId="428A5A1B">
            <wp:extent cx="3132076" cy="264668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3"/>
                    <a:srcRect l="4128" t="13427"/>
                    <a:stretch/>
                  </pic:blipFill>
                  <pic:spPr bwMode="auto">
                    <a:xfrm>
                      <a:off x="0" y="0"/>
                      <a:ext cx="3151561" cy="2663145"/>
                    </a:xfrm>
                    <a:prstGeom prst="rect">
                      <a:avLst/>
                    </a:prstGeom>
                    <a:ln>
                      <a:noFill/>
                    </a:ln>
                    <a:extLst>
                      <a:ext uri="{53640926-AAD7-44D8-BBD7-CCE9431645EC}">
                        <a14:shadowObscured xmlns:a14="http://schemas.microsoft.com/office/drawing/2010/main"/>
                      </a:ext>
                    </a:extLst>
                  </pic:spPr>
                </pic:pic>
              </a:graphicData>
            </a:graphic>
          </wp:inline>
        </w:drawing>
      </w:r>
    </w:p>
    <w:p w14:paraId="4A229F47" w14:textId="77777777" w:rsidR="00C80916" w:rsidRDefault="00C80916" w:rsidP="00C80916">
      <w:pPr>
        <w:ind w:left="360"/>
        <w:rPr>
          <w:rFonts w:ascii="Times New Roman" w:hAnsi="Times New Roman" w:cs="Times New Roman"/>
          <w:b/>
          <w:bCs/>
        </w:rPr>
      </w:pPr>
    </w:p>
    <w:p w14:paraId="2D453219" w14:textId="678CCEE1" w:rsidR="00C80916" w:rsidRPr="00D216D7" w:rsidRDefault="00C80916" w:rsidP="00D216D7">
      <w:pPr>
        <w:pStyle w:val="ListParagraph"/>
        <w:numPr>
          <w:ilvl w:val="2"/>
          <w:numId w:val="12"/>
        </w:numPr>
        <w:rPr>
          <w:color w:val="2F5496"/>
          <w:sz w:val="26"/>
          <w:szCs w:val="26"/>
        </w:rPr>
      </w:pPr>
      <w:r w:rsidRPr="00D216D7">
        <w:rPr>
          <w:color w:val="2F5496"/>
          <w:sz w:val="26"/>
          <w:szCs w:val="26"/>
        </w:rPr>
        <w:t>Structural Accuracy in GIS data</w:t>
      </w:r>
    </w:p>
    <w:p w14:paraId="529FB19D" w14:textId="77777777" w:rsidR="00C80916" w:rsidRPr="00C230DA" w:rsidRDefault="00C80916" w:rsidP="00C80916">
      <w:pPr>
        <w:rPr>
          <w:sz w:val="24"/>
          <w:szCs w:val="24"/>
          <w:rPrChange w:id="194" w:author="Microsoft Office User" w:date="2023-05-25T16:33:00Z">
            <w:rPr>
              <w:rFonts w:ascii="Times New Roman" w:hAnsi="Times New Roman" w:cs="Times New Roman"/>
              <w:color w:val="222222"/>
              <w:shd w:val="clear" w:color="auto" w:fill="FFFFFF"/>
            </w:rPr>
          </w:rPrChange>
        </w:rPr>
      </w:pPr>
      <w:r w:rsidRPr="00C230DA">
        <w:rPr>
          <w:sz w:val="24"/>
          <w:szCs w:val="24"/>
          <w:rPrChange w:id="195" w:author="Microsoft Office User" w:date="2023-05-25T16:33:00Z">
            <w:rPr>
              <w:rFonts w:ascii="Times New Roman" w:hAnsi="Times New Roman" w:cs="Times New Roman"/>
              <w:color w:val="222222"/>
              <w:shd w:val="clear" w:color="auto" w:fill="FFFFFF"/>
            </w:rPr>
          </w:rPrChange>
        </w:rPr>
        <w:t>In this section, some of the work of structural data quality in GIS data and its role is showcased. In [36] the authors demonstrate the use of GIS data to measure the accuracy of a bridge deformation. This refers to the evaluation of degradation of data accuracy which allows you to evaluate any error in a structure like bridges, buildings and high-rise structures. This work uses a ground-based radar system to collect the structural data and then further comparison and evaluation The work was able to evaluate the accuracy of the deformation in bridge.</w:t>
      </w:r>
    </w:p>
    <w:p w14:paraId="536DA748" w14:textId="77777777" w:rsidR="00C80916" w:rsidRPr="00C230DA" w:rsidRDefault="00C80916" w:rsidP="00C80916">
      <w:pPr>
        <w:rPr>
          <w:sz w:val="24"/>
          <w:szCs w:val="24"/>
          <w:rPrChange w:id="196" w:author="Microsoft Office User" w:date="2023-05-25T16:33:00Z">
            <w:rPr>
              <w:rFonts w:ascii="Times New Roman" w:hAnsi="Times New Roman" w:cs="Times New Roman"/>
              <w:color w:val="222222"/>
              <w:shd w:val="clear" w:color="auto" w:fill="FFFFFF"/>
            </w:rPr>
          </w:rPrChange>
        </w:rPr>
      </w:pPr>
      <w:r w:rsidRPr="00C230DA">
        <w:rPr>
          <w:sz w:val="24"/>
          <w:szCs w:val="24"/>
          <w:rPrChange w:id="197" w:author="Microsoft Office User" w:date="2023-05-25T16:33:00Z">
            <w:rPr>
              <w:rFonts w:ascii="Times New Roman" w:hAnsi="Times New Roman" w:cs="Times New Roman"/>
              <w:color w:val="222222"/>
              <w:shd w:val="clear" w:color="auto" w:fill="FFFFFF"/>
            </w:rPr>
          </w:rPrChange>
        </w:rPr>
        <w:t>Similar work was done by the authors in [37] to measure the change in land use spread in urban area using GIS where the accuracy of the data has an important role to play. The accuracy of such data needs to evaluate to measure the consistency in the data collected and the data showcased. This work uses thematic accuracy to evaluate the correctness of the data.  In another work [38] Another standard for data positioning in GIS data [38] is National Standard for Spatial Data Accuracy (NSSDA) which is used in the US for positional accuracy of data in GIS data using a normal distribution. Where the normal distribution defines the spread of position error at a specific location.</w:t>
      </w:r>
    </w:p>
    <w:p w14:paraId="19ACA810" w14:textId="77777777" w:rsidR="00C80916" w:rsidRDefault="00C80916" w:rsidP="00C80916">
      <w:pPr>
        <w:rPr>
          <w:sz w:val="24"/>
          <w:szCs w:val="24"/>
        </w:rPr>
      </w:pPr>
    </w:p>
    <w:p w14:paraId="66521E68" w14:textId="77777777" w:rsidR="00C230DA" w:rsidRDefault="00C230DA" w:rsidP="00C80916">
      <w:pPr>
        <w:rPr>
          <w:ins w:id="198" w:author="Microsoft Office User" w:date="2023-05-25T16:35:00Z"/>
          <w:color w:val="2F5496"/>
          <w:sz w:val="26"/>
          <w:szCs w:val="26"/>
        </w:rPr>
      </w:pPr>
    </w:p>
    <w:p w14:paraId="3AE8607E" w14:textId="77777777" w:rsidR="00C230DA" w:rsidRDefault="00C230DA" w:rsidP="00C80916">
      <w:pPr>
        <w:rPr>
          <w:ins w:id="199" w:author="Microsoft Office User" w:date="2023-05-25T16:35:00Z"/>
          <w:color w:val="2F5496"/>
          <w:sz w:val="26"/>
          <w:szCs w:val="26"/>
        </w:rPr>
      </w:pPr>
    </w:p>
    <w:p w14:paraId="7201E32B" w14:textId="18F64601" w:rsidR="00C80916" w:rsidRDefault="00E451B4" w:rsidP="00C80916">
      <w:pPr>
        <w:rPr>
          <w:sz w:val="24"/>
          <w:szCs w:val="24"/>
        </w:rPr>
      </w:pPr>
      <w:r>
        <w:rPr>
          <w:color w:val="2F5496"/>
          <w:sz w:val="26"/>
          <w:szCs w:val="26"/>
        </w:rPr>
        <w:lastRenderedPageBreak/>
        <w:t>3.5 Data Quality Summary</w:t>
      </w:r>
    </w:p>
    <w:p w14:paraId="0D864953" w14:textId="342D9869" w:rsidR="00D42C84" w:rsidRPr="00C230DA" w:rsidRDefault="00D42C84" w:rsidP="00D42C84">
      <w:pPr>
        <w:rPr>
          <w:sz w:val="24"/>
          <w:szCs w:val="24"/>
          <w:rPrChange w:id="200" w:author="Microsoft Office User" w:date="2023-05-25T16:35:00Z">
            <w:rPr>
              <w:rFonts w:ascii="Times New Roman" w:hAnsi="Times New Roman" w:cs="Times New Roman"/>
              <w:color w:val="222222"/>
              <w:shd w:val="clear" w:color="auto" w:fill="FFFFFF"/>
            </w:rPr>
          </w:rPrChange>
        </w:rPr>
      </w:pPr>
      <w:r w:rsidRPr="00C230DA">
        <w:rPr>
          <w:sz w:val="24"/>
          <w:szCs w:val="24"/>
          <w:rPrChange w:id="201" w:author="Microsoft Office User" w:date="2023-05-25T16:35:00Z">
            <w:rPr>
              <w:rFonts w:ascii="Times New Roman" w:hAnsi="Times New Roman" w:cs="Times New Roman"/>
              <w:color w:val="222222"/>
              <w:shd w:val="clear" w:color="auto" w:fill="FFFFFF"/>
            </w:rPr>
          </w:rPrChange>
        </w:rPr>
        <w:t>Table 4 shows the final summary of the work where the SDQ benchmark can be defined as precision, consistency, completeness and accuracy for any GIS data which can be raster or vector. This benchmark SDQ will allow user</w:t>
      </w:r>
      <w:ins w:id="202" w:author="Microsoft Office User" w:date="2023-05-25T16:35:00Z">
        <w:r w:rsidR="00C230DA">
          <w:rPr>
            <w:sz w:val="24"/>
            <w:szCs w:val="24"/>
          </w:rPr>
          <w:t>s</w:t>
        </w:r>
      </w:ins>
      <w:r w:rsidRPr="00C230DA">
        <w:rPr>
          <w:sz w:val="24"/>
          <w:szCs w:val="24"/>
          <w:rPrChange w:id="203" w:author="Microsoft Office User" w:date="2023-05-25T16:35:00Z">
            <w:rPr>
              <w:rFonts w:ascii="Times New Roman" w:hAnsi="Times New Roman" w:cs="Times New Roman"/>
              <w:color w:val="222222"/>
              <w:shd w:val="clear" w:color="auto" w:fill="FFFFFF"/>
            </w:rPr>
          </w:rPrChange>
        </w:rPr>
        <w:t xml:space="preserve"> to evaluate data, which can be raster or vector. This will allow users to select an appropriate data before moving on to further analysis. These SDQ will also user to select data for analysis based on accuracy, completeness and precision this will allow user to get the required data the application domain that may me land cover, ocean, forest cover or forest fire analysis but on the other hand if the data has low completeness in that case user has large amount of data but less useful data for its application.  </w:t>
      </w:r>
    </w:p>
    <w:p w14:paraId="73B7AD7F" w14:textId="77777777" w:rsidR="00D42C84" w:rsidRDefault="00D42C84" w:rsidP="00D42C84">
      <w:pPr>
        <w:rPr>
          <w:rFonts w:ascii="Times New Roman" w:hAnsi="Times New Roman" w:cs="Times New Roman"/>
          <w:color w:val="222222"/>
          <w:shd w:val="clear" w:color="auto" w:fill="FFFFFF"/>
        </w:rPr>
      </w:pPr>
    </w:p>
    <w:p w14:paraId="6887D1C0" w14:textId="77777777" w:rsidR="00D42C84" w:rsidRPr="00DC6C26" w:rsidRDefault="00D42C84" w:rsidP="00D42C84">
      <w:pPr>
        <w:jc w:val="center"/>
        <w:rPr>
          <w:rFonts w:ascii="Times New Roman" w:hAnsi="Times New Roman" w:cs="Times New Roman"/>
          <w:b/>
          <w:bCs/>
          <w:color w:val="222222"/>
          <w:shd w:val="clear" w:color="auto" w:fill="FFFFFF"/>
        </w:rPr>
      </w:pPr>
      <w:r w:rsidRPr="00DC6C26">
        <w:rPr>
          <w:rFonts w:ascii="Times New Roman" w:hAnsi="Times New Roman" w:cs="Times New Roman"/>
          <w:b/>
          <w:bCs/>
          <w:color w:val="222222"/>
          <w:shd w:val="clear" w:color="auto" w:fill="FFFFFF"/>
        </w:rPr>
        <w:t xml:space="preserve">Table 4. Summary of </w:t>
      </w:r>
      <w:r>
        <w:rPr>
          <w:rFonts w:ascii="Times New Roman" w:hAnsi="Times New Roman" w:cs="Times New Roman"/>
          <w:b/>
          <w:bCs/>
          <w:color w:val="222222"/>
          <w:shd w:val="clear" w:color="auto" w:fill="FFFFFF"/>
        </w:rPr>
        <w:t>W</w:t>
      </w:r>
      <w:r w:rsidRPr="00DC6C26">
        <w:rPr>
          <w:rFonts w:ascii="Times New Roman" w:hAnsi="Times New Roman" w:cs="Times New Roman"/>
          <w:b/>
          <w:bCs/>
          <w:color w:val="222222"/>
          <w:shd w:val="clear" w:color="auto" w:fill="FFFFFF"/>
        </w:rPr>
        <w:t xml:space="preserve">ork on </w:t>
      </w:r>
      <w:r>
        <w:rPr>
          <w:rFonts w:ascii="Times New Roman" w:hAnsi="Times New Roman" w:cs="Times New Roman"/>
          <w:b/>
          <w:bCs/>
          <w:color w:val="222222"/>
          <w:shd w:val="clear" w:color="auto" w:fill="FFFFFF"/>
        </w:rPr>
        <w:t>Spatial D</w:t>
      </w:r>
      <w:r w:rsidRPr="00DC6C26">
        <w:rPr>
          <w:rFonts w:ascii="Times New Roman" w:hAnsi="Times New Roman" w:cs="Times New Roman"/>
          <w:b/>
          <w:bCs/>
          <w:color w:val="222222"/>
          <w:shd w:val="clear" w:color="auto" w:fill="FFFFFF"/>
        </w:rPr>
        <w:t xml:space="preserve">ata </w:t>
      </w:r>
      <w:r>
        <w:rPr>
          <w:rFonts w:ascii="Times New Roman" w:hAnsi="Times New Roman" w:cs="Times New Roman"/>
          <w:b/>
          <w:bCs/>
          <w:color w:val="222222"/>
          <w:shd w:val="clear" w:color="auto" w:fill="FFFFFF"/>
        </w:rPr>
        <w:t>Q</w:t>
      </w:r>
      <w:r w:rsidRPr="00DC6C26">
        <w:rPr>
          <w:rFonts w:ascii="Times New Roman" w:hAnsi="Times New Roman" w:cs="Times New Roman"/>
          <w:b/>
          <w:bCs/>
          <w:color w:val="222222"/>
          <w:shd w:val="clear" w:color="auto" w:fill="FFFFFF"/>
        </w:rPr>
        <w:t>uality</w:t>
      </w:r>
    </w:p>
    <w:tbl>
      <w:tblPr>
        <w:tblStyle w:val="TableGrid"/>
        <w:tblW w:w="4950" w:type="pct"/>
        <w:tblLook w:val="0420" w:firstRow="1" w:lastRow="0" w:firstColumn="0" w:lastColumn="0" w:noHBand="0" w:noVBand="1"/>
      </w:tblPr>
      <w:tblGrid>
        <w:gridCol w:w="2502"/>
        <w:gridCol w:w="4492"/>
        <w:gridCol w:w="1932"/>
      </w:tblGrid>
      <w:tr w:rsidR="00D42C84" w:rsidRPr="00CA7558" w14:paraId="41EA9B41" w14:textId="77777777" w:rsidTr="00172EC5">
        <w:trPr>
          <w:trHeight w:val="584"/>
        </w:trPr>
        <w:tc>
          <w:tcPr>
            <w:tcW w:w="1402" w:type="pct"/>
            <w:hideMark/>
          </w:tcPr>
          <w:p w14:paraId="3D86B341" w14:textId="77777777" w:rsidR="00D42C84" w:rsidRPr="00E2325A" w:rsidRDefault="00D42C84" w:rsidP="00172EC5">
            <w:pPr>
              <w:rPr>
                <w:rFonts w:ascii="Times New Roman" w:hAnsi="Times New Roman" w:cs="Times New Roman"/>
                <w:color w:val="222222"/>
                <w:shd w:val="clear" w:color="auto" w:fill="FFFFFF"/>
              </w:rPr>
            </w:pPr>
            <w:r w:rsidRPr="00E2325A">
              <w:rPr>
                <w:rFonts w:ascii="Times New Roman" w:hAnsi="Times New Roman" w:cs="Times New Roman"/>
                <w:b/>
                <w:bCs/>
                <w:color w:val="222222"/>
                <w:shd w:val="clear" w:color="auto" w:fill="FFFFFF"/>
              </w:rPr>
              <w:t>Data Quality parameter</w:t>
            </w:r>
          </w:p>
        </w:tc>
        <w:tc>
          <w:tcPr>
            <w:tcW w:w="2516" w:type="pct"/>
            <w:hideMark/>
          </w:tcPr>
          <w:p w14:paraId="73978BCB"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b/>
                <w:bCs/>
                <w:color w:val="222222"/>
                <w:shd w:val="clear" w:color="auto" w:fill="FFFFFF"/>
              </w:rPr>
              <w:t>GIS data quality</w:t>
            </w:r>
          </w:p>
        </w:tc>
        <w:tc>
          <w:tcPr>
            <w:tcW w:w="1082" w:type="pct"/>
            <w:hideMark/>
          </w:tcPr>
          <w:p w14:paraId="17DADA04"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b/>
                <w:bCs/>
                <w:color w:val="222222"/>
                <w:shd w:val="clear" w:color="auto" w:fill="FFFFFF"/>
              </w:rPr>
              <w:t>Related Work</w:t>
            </w:r>
          </w:p>
        </w:tc>
      </w:tr>
      <w:tr w:rsidR="00D42C84" w:rsidRPr="00CA7558" w14:paraId="792767BD" w14:textId="77777777" w:rsidTr="00172EC5">
        <w:trPr>
          <w:trHeight w:val="584"/>
        </w:trPr>
        <w:tc>
          <w:tcPr>
            <w:tcW w:w="1402" w:type="pct"/>
            <w:hideMark/>
          </w:tcPr>
          <w:p w14:paraId="6052D13F" w14:textId="77777777" w:rsidR="00D42C84" w:rsidRPr="00E2325A" w:rsidRDefault="00D42C84" w:rsidP="00172EC5">
            <w:pPr>
              <w:spacing w:line="259" w:lineRule="auto"/>
              <w:rPr>
                <w:rFonts w:ascii="Times New Roman" w:hAnsi="Times New Roman" w:cs="Times New Roman"/>
                <w:color w:val="222222"/>
                <w:shd w:val="clear" w:color="auto" w:fill="FFFFFF"/>
              </w:rPr>
            </w:pPr>
            <w:proofErr w:type="spellStart"/>
            <w:r>
              <w:rPr>
                <w:rFonts w:ascii="Times New Roman" w:hAnsi="Times New Roman" w:cs="Times New Roman"/>
                <w:color w:val="222222"/>
                <w:shd w:val="clear" w:color="auto" w:fill="FFFFFF"/>
              </w:rPr>
              <w:t>Percission</w:t>
            </w:r>
            <w:proofErr w:type="spellEnd"/>
          </w:p>
        </w:tc>
        <w:tc>
          <w:tcPr>
            <w:tcW w:w="2516" w:type="pct"/>
            <w:hideMark/>
          </w:tcPr>
          <w:p w14:paraId="64324669"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 xml:space="preserve">Image Resolution, </w:t>
            </w:r>
          </w:p>
          <w:p w14:paraId="77C412E4"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 xml:space="preserve">Quality of Bands, </w:t>
            </w:r>
          </w:p>
          <w:p w14:paraId="3815B27C"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Number of Bands</w:t>
            </w:r>
          </w:p>
        </w:tc>
        <w:tc>
          <w:tcPr>
            <w:tcW w:w="1082" w:type="pct"/>
            <w:hideMark/>
          </w:tcPr>
          <w:p w14:paraId="336D0A0D"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[3,5-7,13]</w:t>
            </w:r>
          </w:p>
        </w:tc>
      </w:tr>
      <w:tr w:rsidR="00D42C84" w:rsidRPr="00CA7558" w14:paraId="141E3D72" w14:textId="77777777" w:rsidTr="00172EC5">
        <w:trPr>
          <w:trHeight w:val="584"/>
        </w:trPr>
        <w:tc>
          <w:tcPr>
            <w:tcW w:w="1402" w:type="pct"/>
            <w:hideMark/>
          </w:tcPr>
          <w:p w14:paraId="77C3C7C0"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Consistency</w:t>
            </w:r>
          </w:p>
        </w:tc>
        <w:tc>
          <w:tcPr>
            <w:tcW w:w="2516" w:type="pct"/>
            <w:hideMark/>
          </w:tcPr>
          <w:p w14:paraId="2CD307F6"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Logical consistency</w:t>
            </w:r>
          </w:p>
        </w:tc>
        <w:tc>
          <w:tcPr>
            <w:tcW w:w="1082" w:type="pct"/>
            <w:hideMark/>
          </w:tcPr>
          <w:p w14:paraId="36E541E8"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[1-2]</w:t>
            </w:r>
          </w:p>
        </w:tc>
      </w:tr>
      <w:tr w:rsidR="00D42C84" w:rsidRPr="00CA7558" w14:paraId="03378EF5" w14:textId="77777777" w:rsidTr="00172EC5">
        <w:trPr>
          <w:trHeight w:val="584"/>
        </w:trPr>
        <w:tc>
          <w:tcPr>
            <w:tcW w:w="1402" w:type="pct"/>
            <w:hideMark/>
          </w:tcPr>
          <w:p w14:paraId="672801EC"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Completeness</w:t>
            </w:r>
          </w:p>
        </w:tc>
        <w:tc>
          <w:tcPr>
            <w:tcW w:w="2516" w:type="pct"/>
            <w:hideMark/>
          </w:tcPr>
          <w:p w14:paraId="04DEADD4"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Useful Land data, Useful Sea data,</w:t>
            </w:r>
          </w:p>
          <w:p w14:paraId="6DBF517D"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Useful Forest data</w:t>
            </w:r>
          </w:p>
        </w:tc>
        <w:tc>
          <w:tcPr>
            <w:tcW w:w="1082" w:type="pct"/>
            <w:hideMark/>
          </w:tcPr>
          <w:p w14:paraId="5FA62072"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[10-33]</w:t>
            </w:r>
          </w:p>
        </w:tc>
      </w:tr>
      <w:tr w:rsidR="00D42C84" w:rsidRPr="00CA7558" w14:paraId="0EC32BD3" w14:textId="77777777" w:rsidTr="00172EC5">
        <w:trPr>
          <w:trHeight w:val="584"/>
        </w:trPr>
        <w:tc>
          <w:tcPr>
            <w:tcW w:w="1402" w:type="pct"/>
            <w:hideMark/>
          </w:tcPr>
          <w:p w14:paraId="057402CE"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Accuracy</w:t>
            </w:r>
          </w:p>
        </w:tc>
        <w:tc>
          <w:tcPr>
            <w:tcW w:w="2516" w:type="pct"/>
            <w:hideMark/>
          </w:tcPr>
          <w:p w14:paraId="4E9C5C59"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Structural Accuracy,</w:t>
            </w:r>
          </w:p>
          <w:p w14:paraId="5F8FA60D"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Accuracy of bands ,</w:t>
            </w:r>
          </w:p>
          <w:p w14:paraId="24E22893"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Accuracy of the object,</w:t>
            </w:r>
          </w:p>
          <w:p w14:paraId="133B5FCE"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Spatial accuracy,</w:t>
            </w:r>
          </w:p>
          <w:p w14:paraId="67D7117D"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Temporal accuracy,</w:t>
            </w:r>
          </w:p>
          <w:p w14:paraId="40C6D655"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Thematic accuracy</w:t>
            </w:r>
          </w:p>
        </w:tc>
        <w:tc>
          <w:tcPr>
            <w:tcW w:w="1082" w:type="pct"/>
            <w:hideMark/>
          </w:tcPr>
          <w:p w14:paraId="27194044" w14:textId="77777777" w:rsidR="00D42C84" w:rsidRPr="00E2325A" w:rsidRDefault="00D42C84" w:rsidP="00172EC5">
            <w:pPr>
              <w:spacing w:line="259" w:lineRule="auto"/>
              <w:rPr>
                <w:rFonts w:ascii="Times New Roman" w:hAnsi="Times New Roman" w:cs="Times New Roman"/>
                <w:color w:val="222222"/>
                <w:shd w:val="clear" w:color="auto" w:fill="FFFFFF"/>
              </w:rPr>
            </w:pPr>
            <w:r w:rsidRPr="00E2325A">
              <w:rPr>
                <w:rFonts w:ascii="Times New Roman" w:hAnsi="Times New Roman" w:cs="Times New Roman"/>
                <w:color w:val="222222"/>
                <w:shd w:val="clear" w:color="auto" w:fill="FFFFFF"/>
              </w:rPr>
              <w:t>[4-9] [36-38]</w:t>
            </w:r>
          </w:p>
        </w:tc>
      </w:tr>
    </w:tbl>
    <w:p w14:paraId="185CC0AE" w14:textId="77777777" w:rsidR="00C80916" w:rsidRDefault="00C80916" w:rsidP="00C80916">
      <w:pPr>
        <w:rPr>
          <w:sz w:val="24"/>
          <w:szCs w:val="24"/>
        </w:rPr>
      </w:pPr>
    </w:p>
    <w:p w14:paraId="1475FCA3" w14:textId="77777777" w:rsidR="00C80916" w:rsidRDefault="00C80916" w:rsidP="00C80916">
      <w:pPr>
        <w:rPr>
          <w:sz w:val="24"/>
          <w:szCs w:val="24"/>
        </w:rPr>
      </w:pPr>
    </w:p>
    <w:p w14:paraId="0A2E98E0" w14:textId="77777777" w:rsidR="00944A92" w:rsidRDefault="00944A92" w:rsidP="00C80916">
      <w:pPr>
        <w:rPr>
          <w:sz w:val="24"/>
          <w:szCs w:val="24"/>
        </w:rPr>
      </w:pPr>
    </w:p>
    <w:p w14:paraId="23AE2238" w14:textId="77777777" w:rsidR="00944A92" w:rsidRDefault="00944A92" w:rsidP="00C80916">
      <w:pPr>
        <w:rPr>
          <w:sz w:val="24"/>
          <w:szCs w:val="24"/>
        </w:rPr>
      </w:pPr>
    </w:p>
    <w:p w14:paraId="0451941F" w14:textId="77777777" w:rsidR="00944A92" w:rsidRDefault="00944A92" w:rsidP="00C80916">
      <w:pPr>
        <w:rPr>
          <w:sz w:val="24"/>
          <w:szCs w:val="24"/>
        </w:rPr>
      </w:pPr>
    </w:p>
    <w:p w14:paraId="0BAF692B" w14:textId="77777777" w:rsidR="00944A92" w:rsidRDefault="00944A92" w:rsidP="00C80916">
      <w:pPr>
        <w:rPr>
          <w:sz w:val="24"/>
          <w:szCs w:val="24"/>
        </w:rPr>
      </w:pPr>
    </w:p>
    <w:p w14:paraId="4A884C5C" w14:textId="77777777" w:rsidR="00944A92" w:rsidRDefault="00944A92" w:rsidP="00C80916">
      <w:pPr>
        <w:rPr>
          <w:sz w:val="24"/>
          <w:szCs w:val="24"/>
        </w:rPr>
      </w:pPr>
    </w:p>
    <w:p w14:paraId="42912DF1" w14:textId="77777777" w:rsidR="00944A92" w:rsidRDefault="00944A92" w:rsidP="00C80916">
      <w:pPr>
        <w:rPr>
          <w:sz w:val="24"/>
          <w:szCs w:val="24"/>
        </w:rPr>
      </w:pPr>
    </w:p>
    <w:p w14:paraId="44AB2AAD" w14:textId="77777777" w:rsidR="00944A92" w:rsidRDefault="00944A92" w:rsidP="00C80916">
      <w:pPr>
        <w:rPr>
          <w:sz w:val="24"/>
          <w:szCs w:val="24"/>
        </w:rPr>
      </w:pPr>
    </w:p>
    <w:p w14:paraId="553E39AE" w14:textId="77777777" w:rsidR="00944A92" w:rsidRDefault="00944A92" w:rsidP="00C80916">
      <w:pPr>
        <w:rPr>
          <w:sz w:val="24"/>
          <w:szCs w:val="24"/>
        </w:rPr>
      </w:pPr>
    </w:p>
    <w:p w14:paraId="27F3F47F" w14:textId="77777777" w:rsidR="00944A92" w:rsidRDefault="00944A92" w:rsidP="00C80916">
      <w:pPr>
        <w:rPr>
          <w:sz w:val="24"/>
          <w:szCs w:val="24"/>
        </w:rPr>
      </w:pPr>
    </w:p>
    <w:p w14:paraId="322A0F8D" w14:textId="77777777" w:rsidR="00944A92" w:rsidRDefault="00944A92" w:rsidP="00C80916">
      <w:pPr>
        <w:rPr>
          <w:sz w:val="24"/>
          <w:szCs w:val="24"/>
        </w:rPr>
      </w:pPr>
    </w:p>
    <w:p w14:paraId="2D0C91B4" w14:textId="77777777" w:rsidR="00C80916" w:rsidRDefault="00C80916" w:rsidP="00C80916">
      <w:pPr>
        <w:rPr>
          <w:sz w:val="24"/>
          <w:szCs w:val="24"/>
        </w:rPr>
      </w:pPr>
    </w:p>
    <w:p w14:paraId="3409E8CB" w14:textId="77777777" w:rsidR="00C80916" w:rsidRPr="00C80916" w:rsidRDefault="00C80916" w:rsidP="00C80916">
      <w:pPr>
        <w:rPr>
          <w:sz w:val="24"/>
          <w:szCs w:val="24"/>
        </w:rPr>
      </w:pPr>
    </w:p>
    <w:p w14:paraId="4CDE28E1" w14:textId="0E496222" w:rsidR="00434929" w:rsidRDefault="00944A92">
      <w:pPr>
        <w:pStyle w:val="Heading1"/>
      </w:pPr>
      <w:bookmarkStart w:id="204" w:name="_heading=h.2et92p0" w:colFirst="0" w:colLast="0"/>
      <w:bookmarkEnd w:id="204"/>
      <w:r>
        <w:t xml:space="preserve">4 </w:t>
      </w:r>
      <w:r>
        <w:tab/>
        <w:t>Spatial Data Quality Services</w:t>
      </w:r>
    </w:p>
    <w:p w14:paraId="01D31F47" w14:textId="77777777" w:rsidR="00434929" w:rsidRDefault="00434929"/>
    <w:p w14:paraId="1B638A9C" w14:textId="6F561995" w:rsidR="00434929" w:rsidRDefault="00BA73F4">
      <w:pPr>
        <w:pStyle w:val="Heading2"/>
      </w:pPr>
      <w:bookmarkStart w:id="205" w:name="_heading=h.tyjcwt" w:colFirst="0" w:colLast="0"/>
      <w:bookmarkEnd w:id="205"/>
      <w:ins w:id="206" w:author="Punit Gupta" w:date="2023-05-31T16:37:00Z">
        <w:r>
          <w:t>4</w:t>
        </w:r>
      </w:ins>
      <w:commentRangeStart w:id="207"/>
      <w:commentRangeStart w:id="208"/>
      <w:del w:id="209" w:author="Punit Gupta" w:date="2023-05-31T16:37:00Z">
        <w:r w:rsidR="009018E0" w:rsidDel="00BA73F4">
          <w:delText>2</w:delText>
        </w:r>
      </w:del>
      <w:r w:rsidR="009018E0">
        <w:t>.1</w:t>
      </w:r>
      <w:r w:rsidR="009018E0">
        <w:tab/>
        <w:t>Introduction</w:t>
      </w:r>
      <w:commentRangeEnd w:id="207"/>
      <w:r w:rsidR="00C230DA">
        <w:rPr>
          <w:rStyle w:val="CommentReference"/>
          <w:color w:val="auto"/>
        </w:rPr>
        <w:commentReference w:id="207"/>
      </w:r>
      <w:commentRangeEnd w:id="208"/>
      <w:r w:rsidR="00355ED8">
        <w:rPr>
          <w:rStyle w:val="CommentReference"/>
          <w:color w:val="auto"/>
        </w:rPr>
        <w:commentReference w:id="208"/>
      </w:r>
    </w:p>
    <w:p w14:paraId="54C955C5" w14:textId="057CD4C0" w:rsidR="00434929" w:rsidRDefault="00F41A53">
      <w:pPr>
        <w:rPr>
          <w:sz w:val="22"/>
          <w:szCs w:val="22"/>
        </w:rPr>
      </w:pPr>
      <w:r>
        <w:rPr>
          <w:sz w:val="22"/>
          <w:szCs w:val="22"/>
        </w:rPr>
        <w:t xml:space="preserve">As the term Spatial data quality is defined in section 1. This module is responsible to take data in </w:t>
      </w:r>
      <w:ins w:id="210" w:author="Punit Gupta [2]" w:date="2023-06-07T10:15:00Z">
        <w:r w:rsidR="00E122EC">
          <w:rPr>
            <w:sz w:val="22"/>
            <w:szCs w:val="22"/>
          </w:rPr>
          <w:t xml:space="preserve">the </w:t>
        </w:r>
      </w:ins>
      <w:r>
        <w:rPr>
          <w:sz w:val="22"/>
          <w:szCs w:val="22"/>
        </w:rPr>
        <w:t xml:space="preserve">form of raster and vector from </w:t>
      </w:r>
      <w:ins w:id="211" w:author="Punit Gupta [2]" w:date="2023-06-07T10:14:00Z">
        <w:r w:rsidR="00E122EC">
          <w:rPr>
            <w:sz w:val="22"/>
            <w:szCs w:val="22"/>
          </w:rPr>
          <w:t xml:space="preserve">the </w:t>
        </w:r>
      </w:ins>
      <w:r>
        <w:rPr>
          <w:sz w:val="22"/>
          <w:szCs w:val="22"/>
        </w:rPr>
        <w:t>warehouse and evaluate the data quality parameters defined in section</w:t>
      </w:r>
      <w:ins w:id="212" w:author="Punit Gupta [2]" w:date="2023-06-07T10:14:00Z">
        <w:r w:rsidR="00E122EC">
          <w:rPr>
            <w:sz w:val="22"/>
            <w:szCs w:val="22"/>
          </w:rPr>
          <w:t>s</w:t>
        </w:r>
      </w:ins>
      <w:r>
        <w:rPr>
          <w:sz w:val="22"/>
          <w:szCs w:val="22"/>
        </w:rPr>
        <w:t xml:space="preserve"> 2 &amp; 3. This will help the user to evaluate whether the raw data is useful for computing and </w:t>
      </w:r>
      <w:ins w:id="213" w:author="Punit Gupta [2]" w:date="2023-06-07T10:14:00Z">
        <w:r w:rsidR="00E122EC">
          <w:rPr>
            <w:sz w:val="22"/>
            <w:szCs w:val="22"/>
          </w:rPr>
          <w:t xml:space="preserve">the </w:t>
        </w:r>
      </w:ins>
      <w:r>
        <w:rPr>
          <w:sz w:val="22"/>
          <w:szCs w:val="22"/>
        </w:rPr>
        <w:t xml:space="preserve">quality of </w:t>
      </w:r>
      <w:ins w:id="214" w:author="Punit Gupta [2]" w:date="2023-06-07T10:14:00Z">
        <w:r w:rsidR="00E122EC">
          <w:rPr>
            <w:sz w:val="22"/>
            <w:szCs w:val="22"/>
          </w:rPr>
          <w:t xml:space="preserve">the </w:t>
        </w:r>
      </w:ins>
      <w:r>
        <w:rPr>
          <w:sz w:val="22"/>
          <w:szCs w:val="22"/>
        </w:rPr>
        <w:t>information in it. The module will have the capability to evaluate both raster (Image) data and vector data in various form</w:t>
      </w:r>
      <w:ins w:id="215" w:author="Punit Gupta [2]" w:date="2023-06-07T10:15:00Z">
        <w:r w:rsidR="00E122EC">
          <w:rPr>
            <w:sz w:val="22"/>
            <w:szCs w:val="22"/>
          </w:rPr>
          <w:t>s</w:t>
        </w:r>
      </w:ins>
      <w:r w:rsidR="009114F1">
        <w:rPr>
          <w:sz w:val="22"/>
          <w:szCs w:val="22"/>
        </w:rPr>
        <w:t>.</w:t>
      </w:r>
    </w:p>
    <w:p w14:paraId="44B907C0" w14:textId="77777777" w:rsidR="00355ED8" w:rsidRDefault="00355ED8">
      <w:pPr>
        <w:rPr>
          <w:sz w:val="22"/>
          <w:szCs w:val="22"/>
        </w:rPr>
      </w:pPr>
    </w:p>
    <w:p w14:paraId="1E8BE8DC" w14:textId="5790D8E3" w:rsidR="00434929" w:rsidRDefault="00434929">
      <w:pPr>
        <w:jc w:val="left"/>
        <w:rPr>
          <w:sz w:val="24"/>
          <w:szCs w:val="24"/>
        </w:rPr>
      </w:pPr>
      <w:bookmarkStart w:id="216" w:name="_heading=h.3dy6vkm" w:colFirst="0" w:colLast="0"/>
      <w:bookmarkEnd w:id="216"/>
    </w:p>
    <w:p w14:paraId="7871072D" w14:textId="654FDF9C" w:rsidR="00434929" w:rsidRDefault="009018E0">
      <w:pPr>
        <w:jc w:val="left"/>
        <w:rPr>
          <w:color w:val="2F5496"/>
          <w:sz w:val="26"/>
          <w:szCs w:val="26"/>
        </w:rPr>
      </w:pPr>
      <w:r>
        <w:rPr>
          <w:color w:val="2F5496"/>
          <w:sz w:val="26"/>
          <w:szCs w:val="26"/>
        </w:rPr>
        <w:t xml:space="preserve">3.6 Design Plan for </w:t>
      </w:r>
      <w:r w:rsidR="00E451B4">
        <w:rPr>
          <w:color w:val="2F5496"/>
          <w:sz w:val="26"/>
          <w:szCs w:val="26"/>
        </w:rPr>
        <w:t>Spatial Data Quality</w:t>
      </w:r>
      <w:ins w:id="217" w:author="Punit Gupta [2]" w:date="2023-06-06T18:46:00Z">
        <w:r w:rsidR="00BF46E6">
          <w:rPr>
            <w:color w:val="2F5496"/>
            <w:sz w:val="26"/>
            <w:szCs w:val="26"/>
          </w:rPr>
          <w:t xml:space="preserve"> (SDQ)</w:t>
        </w:r>
      </w:ins>
      <w:r>
        <w:rPr>
          <w:color w:val="2F5496"/>
          <w:sz w:val="26"/>
          <w:szCs w:val="26"/>
        </w:rPr>
        <w:t xml:space="preserve"> Service </w:t>
      </w:r>
    </w:p>
    <w:p w14:paraId="232D3F96" w14:textId="650495C1" w:rsidR="00434929" w:rsidRDefault="00355ED8" w:rsidP="003356D4">
      <w:pPr>
        <w:rPr>
          <w:sz w:val="24"/>
          <w:szCs w:val="24"/>
        </w:rPr>
      </w:pPr>
      <w:r>
        <w:rPr>
          <w:sz w:val="24"/>
          <w:szCs w:val="24"/>
        </w:rPr>
        <w:t>This section showcases the proposed architecture for data quality module</w:t>
      </w:r>
      <w:r w:rsidR="005151FB">
        <w:rPr>
          <w:sz w:val="24"/>
          <w:szCs w:val="24"/>
        </w:rPr>
        <w:t xml:space="preserve">. </w:t>
      </w:r>
      <w:r>
        <w:rPr>
          <w:sz w:val="24"/>
          <w:szCs w:val="24"/>
        </w:rPr>
        <w:t xml:space="preserve"> </w:t>
      </w:r>
      <w:r w:rsidR="009018E0">
        <w:rPr>
          <w:sz w:val="24"/>
          <w:szCs w:val="24"/>
        </w:rPr>
        <w:t xml:space="preserve">As </w:t>
      </w:r>
      <w:r w:rsidR="005F5346">
        <w:rPr>
          <w:sz w:val="24"/>
          <w:szCs w:val="24"/>
        </w:rPr>
        <w:t>s</w:t>
      </w:r>
      <w:r w:rsidR="005F5346">
        <w:rPr>
          <w:sz w:val="24"/>
          <w:szCs w:val="24"/>
        </w:rPr>
        <w:t xml:space="preserve"> </w:t>
      </w:r>
      <w:r w:rsidR="009018E0">
        <w:rPr>
          <w:sz w:val="24"/>
          <w:szCs w:val="24"/>
        </w:rPr>
        <w:t xml:space="preserve">in 2.3, below is a visual representation of how the data </w:t>
      </w:r>
      <w:r w:rsidR="005151FB">
        <w:rPr>
          <w:sz w:val="24"/>
          <w:szCs w:val="24"/>
        </w:rPr>
        <w:t>quality</w:t>
      </w:r>
      <w:r w:rsidR="009018E0">
        <w:rPr>
          <w:sz w:val="24"/>
          <w:szCs w:val="24"/>
        </w:rPr>
        <w:t xml:space="preserve"> services</w:t>
      </w:r>
      <w:r w:rsidR="00BF46E6">
        <w:rPr>
          <w:sz w:val="24"/>
          <w:szCs w:val="24"/>
        </w:rPr>
        <w:t xml:space="preserve"> will evaluate the different type</w:t>
      </w:r>
      <w:r w:rsidR="00E122EC">
        <w:rPr>
          <w:sz w:val="24"/>
          <w:szCs w:val="24"/>
        </w:rPr>
        <w:t>s</w:t>
      </w:r>
      <w:r w:rsidR="00BF46E6">
        <w:rPr>
          <w:sz w:val="24"/>
          <w:szCs w:val="24"/>
        </w:rPr>
        <w:t xml:space="preserve"> of GIS dataset</w:t>
      </w:r>
      <w:r w:rsidR="00E122EC">
        <w:rPr>
          <w:sz w:val="24"/>
          <w:szCs w:val="24"/>
        </w:rPr>
        <w:t>s</w:t>
      </w:r>
      <w:r w:rsidR="00BF46E6">
        <w:rPr>
          <w:sz w:val="24"/>
          <w:szCs w:val="24"/>
        </w:rPr>
        <w:t xml:space="preserve"> from various </w:t>
      </w:r>
      <w:r w:rsidR="00E122EC">
        <w:rPr>
          <w:sz w:val="24"/>
          <w:szCs w:val="24"/>
        </w:rPr>
        <w:t>metrics</w:t>
      </w:r>
      <w:r w:rsidR="009018E0">
        <w:rPr>
          <w:sz w:val="24"/>
          <w:szCs w:val="24"/>
        </w:rPr>
        <w:t>.</w:t>
      </w:r>
      <w:r w:rsidR="00BF46E6">
        <w:rPr>
          <w:sz w:val="24"/>
          <w:szCs w:val="24"/>
        </w:rPr>
        <w:t xml:space="preserve"> Figure 2 showcased the proposed architecture where the architecture has 2 </w:t>
      </w:r>
      <w:r w:rsidR="00E122EC">
        <w:rPr>
          <w:sz w:val="24"/>
          <w:szCs w:val="24"/>
        </w:rPr>
        <w:t>sub</w:t>
      </w:r>
      <w:r w:rsidR="00E122EC">
        <w:rPr>
          <w:sz w:val="24"/>
          <w:szCs w:val="24"/>
        </w:rPr>
        <w:t>-</w:t>
      </w:r>
      <w:r w:rsidR="00BF46E6">
        <w:rPr>
          <w:sz w:val="24"/>
          <w:szCs w:val="24"/>
        </w:rPr>
        <w:t>services for raster data and vector data.</w:t>
      </w:r>
    </w:p>
    <w:p w14:paraId="44018D76" w14:textId="71F2B6BA" w:rsidR="00BF46E6" w:rsidRDefault="00BF46E6" w:rsidP="007E7C40">
      <w:pPr>
        <w:pStyle w:val="ListParagraph"/>
        <w:numPr>
          <w:ilvl w:val="0"/>
          <w:numId w:val="13"/>
        </w:numPr>
        <w:rPr>
          <w:ins w:id="218" w:author="Punit Gupta [2]" w:date="2023-06-07T07:38:00Z"/>
          <w:sz w:val="24"/>
          <w:szCs w:val="24"/>
        </w:rPr>
        <w:pPrChange w:id="219" w:author="Punit Gupta [2]" w:date="2023-06-07T08:48:00Z">
          <w:pPr>
            <w:pStyle w:val="ListParagraph"/>
            <w:numPr>
              <w:numId w:val="13"/>
            </w:numPr>
            <w:ind w:hanging="360"/>
            <w:jc w:val="left"/>
          </w:pPr>
        </w:pPrChange>
      </w:pPr>
      <w:r w:rsidRPr="000527C4">
        <w:rPr>
          <w:sz w:val="24"/>
          <w:szCs w:val="24"/>
        </w:rPr>
        <w:t xml:space="preserve">SDQ for Raster Data </w:t>
      </w:r>
    </w:p>
    <w:p w14:paraId="303B3B0D" w14:textId="34B028EB" w:rsidR="005F5346" w:rsidRPr="000527C4" w:rsidRDefault="005F5346" w:rsidP="003356D4">
      <w:pPr>
        <w:pStyle w:val="ListParagraph"/>
        <w:numPr>
          <w:ilvl w:val="1"/>
          <w:numId w:val="13"/>
        </w:numPr>
        <w:rPr>
          <w:sz w:val="24"/>
          <w:szCs w:val="24"/>
        </w:rPr>
      </w:pPr>
      <w:r>
        <w:rPr>
          <w:sz w:val="24"/>
          <w:szCs w:val="24"/>
        </w:rPr>
        <w:t xml:space="preserve">This service constitutes of four major components. First the extraction of area of interest from the satellite data. </w:t>
      </w:r>
      <w:del w:id="220" w:author="Punit Gupta [2]" w:date="2023-06-07T10:16:00Z">
        <w:r w:rsidDel="003356D4">
          <w:rPr>
            <w:sz w:val="24"/>
            <w:szCs w:val="24"/>
          </w:rPr>
          <w:delText xml:space="preserve">Second </w:delText>
        </w:r>
      </w:del>
      <w:ins w:id="221" w:author="Punit Gupta [2]" w:date="2023-06-07T10:16:00Z">
        <w:r w:rsidR="003356D4">
          <w:rPr>
            <w:sz w:val="24"/>
            <w:szCs w:val="24"/>
          </w:rPr>
          <w:t>The s</w:t>
        </w:r>
        <w:r w:rsidR="003356D4">
          <w:rPr>
            <w:sz w:val="24"/>
            <w:szCs w:val="24"/>
          </w:rPr>
          <w:t xml:space="preserve">econd </w:t>
        </w:r>
      </w:ins>
      <w:r>
        <w:rPr>
          <w:sz w:val="24"/>
          <w:szCs w:val="24"/>
        </w:rPr>
        <w:t>step is basic image pre-processing to convert the GIS data to image format for computing. T</w:t>
      </w:r>
      <w:ins w:id="222" w:author="Punit Gupta [2]" w:date="2023-06-07T10:16:00Z">
        <w:r w:rsidR="003356D4">
          <w:rPr>
            <w:sz w:val="24"/>
            <w:szCs w:val="24"/>
          </w:rPr>
          <w:t>he t</w:t>
        </w:r>
      </w:ins>
      <w:r>
        <w:rPr>
          <w:sz w:val="24"/>
          <w:szCs w:val="24"/>
        </w:rPr>
        <w:t xml:space="preserve">hird step to evaluate the data for SDQ using performance parameters from evaluation metrics. </w:t>
      </w:r>
      <w:del w:id="223" w:author="Punit Gupta [2]" w:date="2023-06-07T10:16:00Z">
        <w:r w:rsidDel="003356D4">
          <w:rPr>
            <w:sz w:val="24"/>
            <w:szCs w:val="24"/>
          </w:rPr>
          <w:delText xml:space="preserve">Fourth </w:delText>
        </w:r>
      </w:del>
      <w:ins w:id="224" w:author="Punit Gupta [2]" w:date="2023-06-07T10:16:00Z">
        <w:r w:rsidR="003356D4">
          <w:rPr>
            <w:sz w:val="24"/>
            <w:szCs w:val="24"/>
          </w:rPr>
          <w:t>The f</w:t>
        </w:r>
        <w:r w:rsidR="003356D4">
          <w:rPr>
            <w:sz w:val="24"/>
            <w:szCs w:val="24"/>
          </w:rPr>
          <w:t xml:space="preserve">ourth </w:t>
        </w:r>
      </w:ins>
      <w:r>
        <w:rPr>
          <w:sz w:val="24"/>
          <w:szCs w:val="24"/>
        </w:rPr>
        <w:t>step to score the data for data quality based on the performance metrics in step three.</w:t>
      </w:r>
    </w:p>
    <w:p w14:paraId="03E97F49" w14:textId="0522B73F" w:rsidR="00BF46E6" w:rsidRDefault="00BF46E6" w:rsidP="003356D4">
      <w:pPr>
        <w:pStyle w:val="ListParagraph"/>
        <w:numPr>
          <w:ilvl w:val="0"/>
          <w:numId w:val="13"/>
        </w:numPr>
        <w:rPr>
          <w:sz w:val="24"/>
          <w:szCs w:val="24"/>
        </w:rPr>
      </w:pPr>
      <w:r w:rsidRPr="000527C4">
        <w:rPr>
          <w:sz w:val="24"/>
          <w:szCs w:val="24"/>
        </w:rPr>
        <w:t xml:space="preserve">SDQ for </w:t>
      </w:r>
      <w:r w:rsidRPr="000527C4">
        <w:rPr>
          <w:sz w:val="24"/>
          <w:szCs w:val="24"/>
        </w:rPr>
        <w:t>Vector</w:t>
      </w:r>
      <w:r w:rsidRPr="000527C4">
        <w:rPr>
          <w:sz w:val="24"/>
          <w:szCs w:val="24"/>
        </w:rPr>
        <w:t xml:space="preserve"> Data </w:t>
      </w:r>
    </w:p>
    <w:p w14:paraId="57020FA0" w14:textId="6B94AB58" w:rsidR="005F5346" w:rsidRPr="000527C4" w:rsidRDefault="005F5346" w:rsidP="003356D4">
      <w:pPr>
        <w:pStyle w:val="ListParagraph"/>
        <w:numPr>
          <w:ilvl w:val="1"/>
          <w:numId w:val="13"/>
        </w:numPr>
        <w:rPr>
          <w:sz w:val="24"/>
          <w:szCs w:val="24"/>
        </w:rPr>
      </w:pPr>
      <w:r>
        <w:rPr>
          <w:sz w:val="24"/>
          <w:szCs w:val="24"/>
        </w:rPr>
        <w:t xml:space="preserve">This </w:t>
      </w:r>
      <w:r w:rsidR="007E7C40">
        <w:rPr>
          <w:sz w:val="24"/>
          <w:szCs w:val="24"/>
        </w:rPr>
        <w:t>service</w:t>
      </w:r>
      <w:r>
        <w:rPr>
          <w:sz w:val="24"/>
          <w:szCs w:val="24"/>
        </w:rPr>
        <w:t xml:space="preserve"> is to </w:t>
      </w:r>
      <w:r w:rsidR="007E7C40">
        <w:rPr>
          <w:sz w:val="24"/>
          <w:szCs w:val="24"/>
        </w:rPr>
        <w:t>evaluate</w:t>
      </w:r>
      <w:r>
        <w:rPr>
          <w:sz w:val="24"/>
          <w:szCs w:val="24"/>
        </w:rPr>
        <w:t xml:space="preserve"> the data quality for vector data </w:t>
      </w:r>
      <w:r w:rsidR="007E7C40">
        <w:rPr>
          <w:sz w:val="24"/>
          <w:szCs w:val="24"/>
        </w:rPr>
        <w:t>which can</w:t>
      </w:r>
      <w:r>
        <w:rPr>
          <w:sz w:val="24"/>
          <w:szCs w:val="24"/>
        </w:rPr>
        <w:t xml:space="preserve"> </w:t>
      </w:r>
      <w:r w:rsidR="00E122EC">
        <w:rPr>
          <w:sz w:val="24"/>
          <w:szCs w:val="24"/>
        </w:rPr>
        <w:t xml:space="preserve">be </w:t>
      </w:r>
      <w:r>
        <w:rPr>
          <w:sz w:val="24"/>
          <w:szCs w:val="24"/>
        </w:rPr>
        <w:t xml:space="preserve">further used in GIS for </w:t>
      </w:r>
      <w:r w:rsidR="007E7C40">
        <w:rPr>
          <w:sz w:val="24"/>
          <w:szCs w:val="24"/>
        </w:rPr>
        <w:t>machine learning or further analysis. This service will evaluate the SDQ and score the quality of data to help user</w:t>
      </w:r>
      <w:r w:rsidR="00E122EC">
        <w:rPr>
          <w:sz w:val="24"/>
          <w:szCs w:val="24"/>
        </w:rPr>
        <w:t>s</w:t>
      </w:r>
      <w:r w:rsidR="007E7C40">
        <w:rPr>
          <w:sz w:val="24"/>
          <w:szCs w:val="24"/>
        </w:rPr>
        <w:t xml:space="preserve"> in deciding </w:t>
      </w:r>
      <w:r w:rsidR="00E122EC">
        <w:rPr>
          <w:sz w:val="24"/>
          <w:szCs w:val="24"/>
        </w:rPr>
        <w:t xml:space="preserve">the </w:t>
      </w:r>
      <w:r w:rsidR="007E7C40">
        <w:rPr>
          <w:sz w:val="24"/>
          <w:szCs w:val="24"/>
        </w:rPr>
        <w:t xml:space="preserve">usefulness </w:t>
      </w:r>
      <w:r w:rsidR="00E122EC">
        <w:rPr>
          <w:sz w:val="24"/>
          <w:szCs w:val="24"/>
        </w:rPr>
        <w:t>of</w:t>
      </w:r>
      <w:r w:rsidR="007E7C40">
        <w:rPr>
          <w:sz w:val="24"/>
          <w:szCs w:val="24"/>
        </w:rPr>
        <w:t xml:space="preserve"> its use case. The module allows used upload the</w:t>
      </w:r>
      <w:r w:rsidR="00F76318">
        <w:rPr>
          <w:sz w:val="24"/>
          <w:szCs w:val="24"/>
        </w:rPr>
        <w:t xml:space="preserve"> </w:t>
      </w:r>
      <w:r w:rsidR="007E7C40">
        <w:rPr>
          <w:sz w:val="24"/>
          <w:szCs w:val="24"/>
        </w:rPr>
        <w:t>tabular/ Vector data and get the score at the end.</w:t>
      </w:r>
    </w:p>
    <w:p w14:paraId="742EC142" w14:textId="77777777" w:rsidR="00BF46E6" w:rsidRDefault="00BF46E6">
      <w:pPr>
        <w:jc w:val="left"/>
        <w:rPr>
          <w:sz w:val="24"/>
          <w:szCs w:val="24"/>
        </w:rPr>
      </w:pPr>
    </w:p>
    <w:p w14:paraId="7EAC8451" w14:textId="216497D6" w:rsidR="00BF46E6" w:rsidRDefault="007E7C40" w:rsidP="003356D4">
      <w:pPr>
        <w:rPr>
          <w:sz w:val="24"/>
          <w:szCs w:val="24"/>
        </w:rPr>
      </w:pPr>
      <w:r>
        <w:rPr>
          <w:sz w:val="24"/>
          <w:szCs w:val="24"/>
        </w:rPr>
        <w:t xml:space="preserve">Figure 3 </w:t>
      </w:r>
      <w:r w:rsidR="00F76318">
        <w:rPr>
          <w:sz w:val="24"/>
          <w:szCs w:val="24"/>
        </w:rPr>
        <w:t>shows a demonstration of a prototype  SDQ for raster data. The figure shows the working of the SD</w:t>
      </w:r>
      <w:r w:rsidR="00525B83">
        <w:rPr>
          <w:sz w:val="24"/>
          <w:szCs w:val="24"/>
        </w:rPr>
        <w:t>Q</w:t>
      </w:r>
      <w:r w:rsidR="00F76318">
        <w:rPr>
          <w:sz w:val="24"/>
          <w:szCs w:val="24"/>
        </w:rPr>
        <w:t xml:space="preserve"> module with </w:t>
      </w:r>
      <w:r w:rsidR="00E122EC">
        <w:rPr>
          <w:sz w:val="24"/>
          <w:szCs w:val="24"/>
        </w:rPr>
        <w:t>D</w:t>
      </w:r>
      <w:r w:rsidR="00F76318">
        <w:rPr>
          <w:sz w:val="24"/>
          <w:szCs w:val="24"/>
        </w:rPr>
        <w:t xml:space="preserve">ell warehouse to fetch the data </w:t>
      </w:r>
      <w:r w:rsidR="00525B83">
        <w:rPr>
          <w:sz w:val="24"/>
          <w:szCs w:val="24"/>
        </w:rPr>
        <w:t xml:space="preserve">using search API. The SDQ micro service further produces metadata with data quality parameters for raster data.  </w:t>
      </w:r>
      <w:ins w:id="225" w:author="Punit Gupta [2]" w:date="2023-06-07T10:17:00Z">
        <w:r w:rsidR="0057452D" w:rsidRPr="0057452D">
          <w:rPr>
            <w:sz w:val="24"/>
            <w:szCs w:val="24"/>
          </w:rPr>
          <w:t xml:space="preserve">Figure 4 demonstrates the prototype of raster SDQ and its working with existing search API.    </w:t>
        </w:r>
      </w:ins>
    </w:p>
    <w:p w14:paraId="19ED293F" w14:textId="7C548AAE" w:rsidR="00434929" w:rsidRDefault="00E451B4">
      <w:pPr>
        <w:jc w:val="center"/>
      </w:pPr>
      <w:r w:rsidRPr="00E451B4">
        <w:rPr>
          <w:noProof/>
        </w:rPr>
        <w:lastRenderedPageBreak/>
        <w:drawing>
          <wp:inline distT="0" distB="0" distL="0" distR="0" wp14:anchorId="52592F45" wp14:editId="21E80A96">
            <wp:extent cx="5731510" cy="2496820"/>
            <wp:effectExtent l="0" t="0" r="0" b="0"/>
            <wp:docPr id="1427613594" name="Picture 1427613594" descr="Graphical user interface, application&#10;&#10;Description automatically generated">
              <a:extLst xmlns:a="http://schemas.openxmlformats.org/drawingml/2006/main">
                <a:ext uri="{FF2B5EF4-FFF2-40B4-BE49-F238E27FC236}">
                  <a16:creationId xmlns:a16="http://schemas.microsoft.com/office/drawing/2014/main" id="{8D24329A-F15D-4D47-D3EA-AD92CEC52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8D24329A-F15D-4D47-D3EA-AD92CEC52C3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p>
    <w:p w14:paraId="3A5421DD" w14:textId="27096610" w:rsidR="00434929" w:rsidRDefault="009018E0">
      <w:pPr>
        <w:jc w:val="center"/>
        <w:rPr>
          <w:ins w:id="226" w:author="Punit Gupta [2]" w:date="2023-06-07T08:58:00Z"/>
          <w:i/>
          <w:sz w:val="24"/>
          <w:szCs w:val="24"/>
        </w:rPr>
      </w:pPr>
      <w:commentRangeStart w:id="227"/>
      <w:r>
        <w:rPr>
          <w:i/>
          <w:sz w:val="24"/>
          <w:szCs w:val="24"/>
        </w:rPr>
        <w:t xml:space="preserve">Fig 2: Design of Data </w:t>
      </w:r>
      <w:r w:rsidR="00E451B4">
        <w:rPr>
          <w:i/>
          <w:sz w:val="24"/>
          <w:szCs w:val="24"/>
        </w:rPr>
        <w:t>Quality</w:t>
      </w:r>
      <w:r>
        <w:rPr>
          <w:i/>
          <w:sz w:val="24"/>
          <w:szCs w:val="24"/>
        </w:rPr>
        <w:t xml:space="preserve"> Services accessed by CAMEO end-users.</w:t>
      </w:r>
      <w:commentRangeEnd w:id="227"/>
      <w:r w:rsidR="00C230DA">
        <w:rPr>
          <w:rStyle w:val="CommentReference"/>
        </w:rPr>
        <w:commentReference w:id="227"/>
      </w:r>
    </w:p>
    <w:p w14:paraId="198CAA41" w14:textId="77777777" w:rsidR="007E7C40" w:rsidRDefault="007E7C40">
      <w:pPr>
        <w:jc w:val="center"/>
        <w:rPr>
          <w:ins w:id="228" w:author="Punit Gupta" w:date="2023-05-31T18:46:00Z"/>
          <w:i/>
          <w:sz w:val="24"/>
          <w:szCs w:val="24"/>
        </w:rPr>
      </w:pPr>
    </w:p>
    <w:p w14:paraId="2E9D4064" w14:textId="4AB2FB6A" w:rsidR="00835FB3" w:rsidRDefault="00835FB3">
      <w:pPr>
        <w:jc w:val="center"/>
        <w:rPr>
          <w:ins w:id="229" w:author="Punit Gupta [2]" w:date="2023-06-07T08:57:00Z"/>
          <w:i/>
          <w:sz w:val="24"/>
          <w:szCs w:val="24"/>
        </w:rPr>
      </w:pPr>
      <w:ins w:id="230" w:author="Punit Gupta" w:date="2023-05-31T18:46:00Z">
        <w:r w:rsidRPr="00835FB3">
          <w:rPr>
            <w:i/>
            <w:noProof/>
            <w:sz w:val="24"/>
            <w:szCs w:val="24"/>
          </w:rPr>
          <w:drawing>
            <wp:inline distT="0" distB="0" distL="0" distR="0" wp14:anchorId="5851A03C" wp14:editId="4F63FB3B">
              <wp:extent cx="5731510" cy="1626870"/>
              <wp:effectExtent l="0" t="0" r="0" b="0"/>
              <wp:docPr id="2" name="Picture 4" descr="Graphical user interface, application&#10;&#10;Description automatically generated">
                <a:extLst xmlns:a="http://schemas.openxmlformats.org/drawingml/2006/main">
                  <a:ext uri="{FF2B5EF4-FFF2-40B4-BE49-F238E27FC236}">
                    <a16:creationId xmlns:a16="http://schemas.microsoft.com/office/drawing/2014/main" id="{7199200C-E508-AFCE-9D01-0D1465651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7199200C-E508-AFCE-9D01-0D1465651A5C}"/>
                          </a:ext>
                        </a:extLst>
                      </pic:cNvPr>
                      <pic:cNvPicPr>
                        <a:picLocks noChangeAspect="1"/>
                      </pic:cNvPicPr>
                    </pic:nvPicPr>
                    <pic:blipFill>
                      <a:blip r:embed="rId25"/>
                      <a:stretch>
                        <a:fillRect/>
                      </a:stretch>
                    </pic:blipFill>
                    <pic:spPr>
                      <a:xfrm>
                        <a:off x="0" y="0"/>
                        <a:ext cx="5731510" cy="1626870"/>
                      </a:xfrm>
                      <a:prstGeom prst="rect">
                        <a:avLst/>
                      </a:prstGeom>
                    </pic:spPr>
                  </pic:pic>
                </a:graphicData>
              </a:graphic>
            </wp:inline>
          </w:drawing>
        </w:r>
      </w:ins>
    </w:p>
    <w:p w14:paraId="6D405012" w14:textId="237C7434" w:rsidR="007E7C40" w:rsidRDefault="007E7C40">
      <w:pPr>
        <w:jc w:val="center"/>
        <w:rPr>
          <w:ins w:id="231" w:author="Punit Gupta" w:date="2023-05-31T18:48:00Z"/>
          <w:i/>
          <w:sz w:val="24"/>
          <w:szCs w:val="24"/>
        </w:rPr>
      </w:pPr>
      <w:ins w:id="232" w:author="Punit Gupta [2]" w:date="2023-06-07T08:57:00Z">
        <w:r>
          <w:rPr>
            <w:i/>
            <w:sz w:val="24"/>
            <w:szCs w:val="24"/>
          </w:rPr>
          <w:t xml:space="preserve">Fig </w:t>
        </w:r>
        <w:r>
          <w:rPr>
            <w:i/>
            <w:sz w:val="24"/>
            <w:szCs w:val="24"/>
          </w:rPr>
          <w:t>3</w:t>
        </w:r>
        <w:r>
          <w:rPr>
            <w:i/>
            <w:sz w:val="24"/>
            <w:szCs w:val="24"/>
          </w:rPr>
          <w:t xml:space="preserve">: </w:t>
        </w:r>
        <w:r>
          <w:rPr>
            <w:i/>
            <w:sz w:val="24"/>
            <w:szCs w:val="24"/>
          </w:rPr>
          <w:t xml:space="preserve">Demonstration of </w:t>
        </w:r>
      </w:ins>
      <w:ins w:id="233" w:author="Punit Gupta [2]" w:date="2023-06-07T10:14:00Z">
        <w:r w:rsidR="00E122EC">
          <w:rPr>
            <w:i/>
            <w:sz w:val="24"/>
            <w:szCs w:val="24"/>
          </w:rPr>
          <w:t xml:space="preserve">a </w:t>
        </w:r>
      </w:ins>
      <w:ins w:id="234" w:author="Punit Gupta [2]" w:date="2023-06-07T08:58:00Z">
        <w:r>
          <w:rPr>
            <w:i/>
            <w:sz w:val="24"/>
            <w:szCs w:val="24"/>
          </w:rPr>
          <w:t xml:space="preserve">prototype of SDQ for raster data </w:t>
        </w:r>
      </w:ins>
    </w:p>
    <w:p w14:paraId="0A7F3DF4" w14:textId="0C7C4256" w:rsidR="00835FB3" w:rsidRDefault="00835FB3">
      <w:pPr>
        <w:jc w:val="center"/>
        <w:rPr>
          <w:ins w:id="235" w:author="Punit Gupta" w:date="2023-05-31T18:48:00Z"/>
          <w:i/>
          <w:sz w:val="24"/>
          <w:szCs w:val="24"/>
        </w:rPr>
      </w:pPr>
    </w:p>
    <w:p w14:paraId="16098FD2" w14:textId="695DA9EC" w:rsidR="00835FB3" w:rsidRDefault="00CE782B">
      <w:pPr>
        <w:jc w:val="center"/>
        <w:rPr>
          <w:ins w:id="236" w:author="Punit Gupta [2]" w:date="2023-06-07T09:47:00Z"/>
          <w:i/>
          <w:sz w:val="24"/>
          <w:szCs w:val="24"/>
        </w:rPr>
      </w:pPr>
      <w:ins w:id="237" w:author="Punit Gupta [2]" w:date="2023-06-07T09:47:00Z">
        <w:r>
          <w:rPr>
            <w:noProof/>
          </w:rPr>
          <w:drawing>
            <wp:inline distT="0" distB="0" distL="0" distR="0" wp14:anchorId="38B1AC34" wp14:editId="6E1A15C9">
              <wp:extent cx="5539317" cy="2260555"/>
              <wp:effectExtent l="0" t="0" r="4445" b="6985"/>
              <wp:docPr id="173477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328"/>
                      <a:stretch/>
                    </pic:blipFill>
                    <pic:spPr bwMode="auto">
                      <a:xfrm>
                        <a:off x="0" y="0"/>
                        <a:ext cx="5551925" cy="22657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17C203E0" w14:textId="1FCE1DC5" w:rsidR="00CE782B" w:rsidRDefault="00CE782B" w:rsidP="00CE782B">
      <w:pPr>
        <w:jc w:val="center"/>
        <w:rPr>
          <w:ins w:id="238" w:author="Punit Gupta [2]" w:date="2023-06-07T09:47:00Z"/>
          <w:i/>
          <w:sz w:val="24"/>
          <w:szCs w:val="24"/>
        </w:rPr>
      </w:pPr>
      <w:ins w:id="239" w:author="Punit Gupta [2]" w:date="2023-06-07T09:47:00Z">
        <w:r>
          <w:rPr>
            <w:i/>
            <w:sz w:val="24"/>
            <w:szCs w:val="24"/>
          </w:rPr>
          <w:t xml:space="preserve">Fig </w:t>
        </w:r>
        <w:r>
          <w:rPr>
            <w:i/>
            <w:sz w:val="24"/>
            <w:szCs w:val="24"/>
          </w:rPr>
          <w:t>4</w:t>
        </w:r>
        <w:r>
          <w:rPr>
            <w:i/>
            <w:sz w:val="24"/>
            <w:szCs w:val="24"/>
          </w:rPr>
          <w:t xml:space="preserve">: Demonstration of </w:t>
        </w:r>
      </w:ins>
      <w:ins w:id="240" w:author="Punit Gupta [2]" w:date="2023-06-07T10:14:00Z">
        <w:r w:rsidR="00E122EC">
          <w:rPr>
            <w:i/>
            <w:sz w:val="24"/>
            <w:szCs w:val="24"/>
          </w:rPr>
          <w:t xml:space="preserve">a </w:t>
        </w:r>
      </w:ins>
      <w:ins w:id="241" w:author="Punit Gupta [2]" w:date="2023-06-07T09:47:00Z">
        <w:r>
          <w:rPr>
            <w:i/>
            <w:sz w:val="24"/>
            <w:szCs w:val="24"/>
          </w:rPr>
          <w:t xml:space="preserve">prototype of SDQ </w:t>
        </w:r>
        <w:r>
          <w:rPr>
            <w:i/>
            <w:sz w:val="24"/>
            <w:szCs w:val="24"/>
          </w:rPr>
          <w:t>to evaluate the useful land. water and green cover.</w:t>
        </w:r>
        <w:r>
          <w:rPr>
            <w:i/>
            <w:sz w:val="24"/>
            <w:szCs w:val="24"/>
          </w:rPr>
          <w:t xml:space="preserve"> </w:t>
        </w:r>
      </w:ins>
    </w:p>
    <w:p w14:paraId="5ADB79E1" w14:textId="77777777" w:rsidR="00CE782B" w:rsidRDefault="00CE782B" w:rsidP="009A7736">
      <w:pPr>
        <w:rPr>
          <w:ins w:id="242" w:author="Punit Gupta" w:date="2023-05-31T18:48:00Z"/>
          <w:i/>
          <w:sz w:val="24"/>
          <w:szCs w:val="24"/>
        </w:rPr>
        <w:pPrChange w:id="243" w:author="Punit Gupta [2]" w:date="2023-06-07T09:50:00Z">
          <w:pPr>
            <w:jc w:val="center"/>
          </w:pPr>
        </w:pPrChange>
      </w:pPr>
    </w:p>
    <w:p w14:paraId="3B999FCE" w14:textId="77777777" w:rsidR="00434929" w:rsidRDefault="00434929">
      <w:pPr>
        <w:jc w:val="left"/>
        <w:rPr>
          <w:color w:val="2F5496"/>
          <w:sz w:val="26"/>
          <w:szCs w:val="26"/>
        </w:rPr>
      </w:pPr>
    </w:p>
    <w:p w14:paraId="0F9463DA" w14:textId="77777777" w:rsidR="00434929" w:rsidRDefault="009018E0">
      <w:pPr>
        <w:pStyle w:val="Heading1"/>
      </w:pPr>
      <w:bookmarkStart w:id="244" w:name="_heading=h.1ksv4uv" w:colFirst="0" w:colLast="0"/>
      <w:bookmarkEnd w:id="244"/>
      <w:r>
        <w:t>4. Conclusion</w:t>
      </w:r>
    </w:p>
    <w:p w14:paraId="4AC756A5" w14:textId="77777777" w:rsidR="00434929" w:rsidRDefault="00434929"/>
    <w:p w14:paraId="5C53D779" w14:textId="5FCBCEDF" w:rsidR="00434929" w:rsidRDefault="0048659D" w:rsidP="0048659D">
      <w:pPr>
        <w:rPr>
          <w:ins w:id="245" w:author="Punit Gupta [2]" w:date="2023-06-07T09:59:00Z"/>
          <w:sz w:val="24"/>
          <w:szCs w:val="24"/>
          <w:highlight w:val="yellow"/>
        </w:rPr>
      </w:pPr>
      <w:ins w:id="246" w:author="Punit Gupta [2]" w:date="2023-06-07T09:56:00Z">
        <w:r>
          <w:rPr>
            <w:sz w:val="24"/>
            <w:szCs w:val="24"/>
            <w:highlight w:val="yellow"/>
          </w:rPr>
          <w:t>Implementation of SDQ micro</w:t>
        </w:r>
      </w:ins>
      <w:ins w:id="247" w:author="Punit Gupta [2]" w:date="2023-06-07T09:58:00Z">
        <w:r>
          <w:rPr>
            <w:sz w:val="24"/>
            <w:szCs w:val="24"/>
            <w:highlight w:val="yellow"/>
          </w:rPr>
          <w:t>-</w:t>
        </w:r>
      </w:ins>
      <w:ins w:id="248" w:author="Punit Gupta [2]" w:date="2023-06-07T09:56:00Z">
        <w:r>
          <w:rPr>
            <w:sz w:val="24"/>
            <w:szCs w:val="24"/>
            <w:highlight w:val="yellow"/>
          </w:rPr>
          <w:t>service with CAME</w:t>
        </w:r>
      </w:ins>
      <w:ins w:id="249" w:author="Punit Gupta [2]" w:date="2023-06-07T09:58:00Z">
        <w:r>
          <w:rPr>
            <w:sz w:val="24"/>
            <w:szCs w:val="24"/>
            <w:highlight w:val="yellow"/>
          </w:rPr>
          <w:t>O</w:t>
        </w:r>
      </w:ins>
      <w:ins w:id="250" w:author="Punit Gupta [2]" w:date="2023-06-07T09:56:00Z">
        <w:r>
          <w:rPr>
            <w:sz w:val="24"/>
            <w:szCs w:val="24"/>
            <w:highlight w:val="yellow"/>
          </w:rPr>
          <w:t xml:space="preserve"> will</w:t>
        </w:r>
      </w:ins>
      <w:ins w:id="251" w:author="Punit Gupta [2]" w:date="2023-06-07T09:58:00Z">
        <w:r>
          <w:rPr>
            <w:sz w:val="24"/>
            <w:szCs w:val="24"/>
            <w:highlight w:val="yellow"/>
          </w:rPr>
          <w:t xml:space="preserve"> provide </w:t>
        </w:r>
      </w:ins>
      <w:ins w:id="252" w:author="Punit Gupta [2]" w:date="2023-06-07T10:14:00Z">
        <w:r w:rsidR="00E122EC">
          <w:rPr>
            <w:sz w:val="24"/>
            <w:szCs w:val="24"/>
            <w:highlight w:val="yellow"/>
          </w:rPr>
          <w:t xml:space="preserve">an </w:t>
        </w:r>
      </w:ins>
      <w:ins w:id="253" w:author="Punit Gupta [2]" w:date="2023-06-07T09:58:00Z">
        <w:r>
          <w:rPr>
            <w:sz w:val="24"/>
            <w:szCs w:val="24"/>
            <w:highlight w:val="yellow"/>
          </w:rPr>
          <w:t xml:space="preserve">evaluation of data quality score for GIS data. </w:t>
        </w:r>
      </w:ins>
    </w:p>
    <w:p w14:paraId="6961E72D" w14:textId="72E45DE2" w:rsidR="0048659D" w:rsidRDefault="0048659D" w:rsidP="0048659D">
      <w:pPr>
        <w:rPr>
          <w:ins w:id="254" w:author="Punit Gupta [2]" w:date="2023-06-07T10:00:00Z"/>
          <w:sz w:val="24"/>
          <w:szCs w:val="24"/>
          <w:highlight w:val="yellow"/>
        </w:rPr>
      </w:pPr>
      <w:ins w:id="255" w:author="Punit Gupta [2]" w:date="2023-06-07T09:59:00Z">
        <w:r>
          <w:rPr>
            <w:sz w:val="24"/>
            <w:szCs w:val="24"/>
            <w:highlight w:val="yellow"/>
          </w:rPr>
          <w:t xml:space="preserve">The service will </w:t>
        </w:r>
      </w:ins>
      <w:ins w:id="256" w:author="Punit Gupta [2]" w:date="2023-06-07T10:14:00Z">
        <w:r w:rsidR="00E122EC">
          <w:rPr>
            <w:sz w:val="24"/>
            <w:szCs w:val="24"/>
            <w:highlight w:val="yellow"/>
          </w:rPr>
          <w:t>e</w:t>
        </w:r>
      </w:ins>
      <w:ins w:id="257" w:author="Punit Gupta [2]" w:date="2023-06-07T09:59:00Z">
        <w:r>
          <w:rPr>
            <w:sz w:val="24"/>
            <w:szCs w:val="24"/>
            <w:highlight w:val="yellow"/>
          </w:rPr>
          <w:t xml:space="preserve">nsure </w:t>
        </w:r>
      </w:ins>
      <w:ins w:id="258" w:author="Punit Gupta [2]" w:date="2023-06-07T10:14:00Z">
        <w:r w:rsidR="00E122EC">
          <w:rPr>
            <w:sz w:val="24"/>
            <w:szCs w:val="24"/>
            <w:highlight w:val="yellow"/>
          </w:rPr>
          <w:t xml:space="preserve">the </w:t>
        </w:r>
      </w:ins>
      <w:ins w:id="259" w:author="Punit Gupta [2]" w:date="2023-06-07T10:00:00Z">
        <w:r>
          <w:rPr>
            <w:sz w:val="24"/>
            <w:szCs w:val="24"/>
            <w:highlight w:val="yellow"/>
          </w:rPr>
          <w:t>evaluation of :</w:t>
        </w:r>
      </w:ins>
    </w:p>
    <w:p w14:paraId="33D31164" w14:textId="2A4496FC" w:rsidR="0048659D" w:rsidRDefault="0048659D" w:rsidP="0048659D">
      <w:pPr>
        <w:pStyle w:val="ListParagraph"/>
        <w:numPr>
          <w:ilvl w:val="0"/>
          <w:numId w:val="14"/>
        </w:numPr>
        <w:rPr>
          <w:ins w:id="260" w:author="Punit Gupta [2]" w:date="2023-06-07T10:00:00Z"/>
          <w:sz w:val="24"/>
          <w:szCs w:val="24"/>
          <w:highlight w:val="yellow"/>
        </w:rPr>
      </w:pPr>
      <w:ins w:id="261" w:author="Punit Gupta [2]" w:date="2023-06-07T10:00:00Z">
        <w:r>
          <w:rPr>
            <w:sz w:val="24"/>
            <w:szCs w:val="24"/>
            <w:highlight w:val="yellow"/>
          </w:rPr>
          <w:t>Precision</w:t>
        </w:r>
      </w:ins>
    </w:p>
    <w:p w14:paraId="0A1B9003" w14:textId="0753CEF8" w:rsidR="0048659D" w:rsidRDefault="0048659D" w:rsidP="0048659D">
      <w:pPr>
        <w:pStyle w:val="ListParagraph"/>
        <w:numPr>
          <w:ilvl w:val="0"/>
          <w:numId w:val="14"/>
        </w:numPr>
        <w:rPr>
          <w:ins w:id="262" w:author="Punit Gupta [2]" w:date="2023-06-07T10:02:00Z"/>
          <w:sz w:val="24"/>
          <w:szCs w:val="24"/>
          <w:highlight w:val="yellow"/>
        </w:rPr>
      </w:pPr>
      <w:ins w:id="263" w:author="Punit Gupta [2]" w:date="2023-06-07T10:00:00Z">
        <w:r>
          <w:rPr>
            <w:sz w:val="24"/>
            <w:szCs w:val="24"/>
            <w:highlight w:val="yellow"/>
          </w:rPr>
          <w:t>Consistency</w:t>
        </w:r>
      </w:ins>
    </w:p>
    <w:p w14:paraId="6A66118E" w14:textId="02ACF5F5" w:rsidR="0048659D" w:rsidRDefault="0048659D" w:rsidP="0048659D">
      <w:pPr>
        <w:pStyle w:val="ListParagraph"/>
        <w:numPr>
          <w:ilvl w:val="0"/>
          <w:numId w:val="14"/>
        </w:numPr>
        <w:rPr>
          <w:ins w:id="264" w:author="Punit Gupta [2]" w:date="2023-06-07T10:00:00Z"/>
          <w:sz w:val="24"/>
          <w:szCs w:val="24"/>
          <w:highlight w:val="yellow"/>
        </w:rPr>
      </w:pPr>
      <w:ins w:id="265" w:author="Punit Gupta [2]" w:date="2023-06-07T10:02:00Z">
        <w:r>
          <w:rPr>
            <w:sz w:val="24"/>
            <w:szCs w:val="24"/>
            <w:highlight w:val="yellow"/>
          </w:rPr>
          <w:t>Completeness</w:t>
        </w:r>
      </w:ins>
    </w:p>
    <w:p w14:paraId="0CF30351" w14:textId="4D582FED" w:rsidR="0048659D" w:rsidRDefault="0048659D" w:rsidP="0048659D">
      <w:pPr>
        <w:pStyle w:val="ListParagraph"/>
        <w:numPr>
          <w:ilvl w:val="0"/>
          <w:numId w:val="14"/>
        </w:numPr>
        <w:rPr>
          <w:ins w:id="266" w:author="Punit Gupta [2]" w:date="2023-06-07T10:02:00Z"/>
          <w:sz w:val="24"/>
          <w:szCs w:val="24"/>
          <w:highlight w:val="yellow"/>
        </w:rPr>
      </w:pPr>
      <w:ins w:id="267" w:author="Punit Gupta [2]" w:date="2023-06-07T10:02:00Z">
        <w:r>
          <w:rPr>
            <w:sz w:val="24"/>
            <w:szCs w:val="24"/>
            <w:highlight w:val="yellow"/>
          </w:rPr>
          <w:t>Accuracy</w:t>
        </w:r>
      </w:ins>
    </w:p>
    <w:p w14:paraId="1A6F1BDB" w14:textId="20E79648" w:rsidR="0048659D" w:rsidRDefault="0048659D" w:rsidP="0048659D">
      <w:pPr>
        <w:pStyle w:val="ListParagraph"/>
        <w:numPr>
          <w:ilvl w:val="0"/>
          <w:numId w:val="14"/>
        </w:numPr>
        <w:rPr>
          <w:ins w:id="268" w:author="Punit Gupta [2]" w:date="2023-06-07T10:02:00Z"/>
          <w:sz w:val="24"/>
          <w:szCs w:val="24"/>
          <w:highlight w:val="yellow"/>
        </w:rPr>
      </w:pPr>
      <w:ins w:id="269" w:author="Punit Gupta [2]" w:date="2023-06-07T10:02:00Z">
        <w:r>
          <w:rPr>
            <w:sz w:val="24"/>
            <w:szCs w:val="24"/>
            <w:highlight w:val="yellow"/>
          </w:rPr>
          <w:t>Timeliness</w:t>
        </w:r>
      </w:ins>
    </w:p>
    <w:p w14:paraId="6FE3842C" w14:textId="3314AE9E" w:rsidR="0048659D" w:rsidRPr="0048659D" w:rsidRDefault="0048659D" w:rsidP="0048659D">
      <w:pPr>
        <w:rPr>
          <w:sz w:val="24"/>
          <w:szCs w:val="24"/>
          <w:highlight w:val="yellow"/>
          <w:rPrChange w:id="270" w:author="Punit Gupta [2]" w:date="2023-06-07T10:02:00Z">
            <w:rPr>
              <w:highlight w:val="yellow"/>
            </w:rPr>
          </w:rPrChange>
        </w:rPr>
      </w:pPr>
      <w:ins w:id="271" w:author="Punit Gupta [2]" w:date="2023-06-07T10:02:00Z">
        <w:r>
          <w:rPr>
            <w:sz w:val="24"/>
            <w:szCs w:val="24"/>
            <w:highlight w:val="yellow"/>
          </w:rPr>
          <w:t xml:space="preserve">The above giver </w:t>
        </w:r>
      </w:ins>
      <w:ins w:id="272" w:author="Punit Gupta [2]" w:date="2023-06-07T10:03:00Z">
        <w:r>
          <w:rPr>
            <w:sz w:val="24"/>
            <w:szCs w:val="24"/>
            <w:highlight w:val="yellow"/>
          </w:rPr>
          <w:t xml:space="preserve">spatial data quality is evaluated for raster and vector data to evaluate the final score to cluster the data as </w:t>
        </w:r>
      </w:ins>
      <w:ins w:id="273" w:author="Punit Gupta [2]" w:date="2023-06-07T10:12:00Z">
        <w:r w:rsidR="007D6332">
          <w:rPr>
            <w:sz w:val="24"/>
            <w:szCs w:val="24"/>
            <w:highlight w:val="yellow"/>
          </w:rPr>
          <w:t xml:space="preserve">very </w:t>
        </w:r>
      </w:ins>
      <w:ins w:id="274" w:author="Punit Gupta [2]" w:date="2023-06-07T10:03:00Z">
        <w:r>
          <w:rPr>
            <w:sz w:val="24"/>
            <w:szCs w:val="24"/>
            <w:highlight w:val="yellow"/>
          </w:rPr>
          <w:t>low</w:t>
        </w:r>
      </w:ins>
      <w:ins w:id="275" w:author="Punit Gupta [2]" w:date="2023-06-07T10:12:00Z">
        <w:r w:rsidR="007D6332">
          <w:rPr>
            <w:sz w:val="24"/>
            <w:szCs w:val="24"/>
            <w:highlight w:val="yellow"/>
          </w:rPr>
          <w:t xml:space="preserve">, low, medium and high. This will allow the user to understand </w:t>
        </w:r>
      </w:ins>
      <w:ins w:id="276" w:author="Punit Gupta [2]" w:date="2023-06-07T10:13:00Z">
        <w:r w:rsidR="007D6332">
          <w:rPr>
            <w:sz w:val="24"/>
            <w:szCs w:val="24"/>
            <w:highlight w:val="yellow"/>
          </w:rPr>
          <w:t>whether the GIS data is useful for the use case they want to design.</w:t>
        </w:r>
      </w:ins>
      <w:ins w:id="277" w:author="Punit Gupta [2]" w:date="2023-06-07T10:03:00Z">
        <w:r>
          <w:rPr>
            <w:sz w:val="24"/>
            <w:szCs w:val="24"/>
            <w:highlight w:val="yellow"/>
          </w:rPr>
          <w:t xml:space="preserve">  </w:t>
        </w:r>
      </w:ins>
    </w:p>
    <w:p w14:paraId="694FAF43" w14:textId="545CD6D4" w:rsidR="00EE7B15" w:rsidDel="00BD4788" w:rsidRDefault="00EE7B15">
      <w:pPr>
        <w:rPr>
          <w:del w:id="278" w:author="Punit Gupta [2]" w:date="2023-06-07T09:55:00Z"/>
          <w:sz w:val="24"/>
          <w:szCs w:val="24"/>
        </w:rPr>
      </w:pPr>
    </w:p>
    <w:p w14:paraId="5E28BBEB" w14:textId="5CFD3D9E" w:rsidR="00EE7B15" w:rsidRDefault="00EE7B15" w:rsidP="00EE7B15">
      <w:pPr>
        <w:pStyle w:val="Heading1"/>
      </w:pPr>
      <w:r>
        <w:t>References</w:t>
      </w:r>
    </w:p>
    <w:p w14:paraId="115FA1CC" w14:textId="77777777" w:rsidR="00EE7B15" w:rsidRDefault="00EE7B15">
      <w:pPr>
        <w:rPr>
          <w:sz w:val="24"/>
          <w:szCs w:val="24"/>
        </w:rPr>
      </w:pPr>
    </w:p>
    <w:p w14:paraId="5AD9E8B7" w14:textId="77777777" w:rsidR="00EE7B15" w:rsidRPr="00E2325A" w:rsidRDefault="00EE7B15" w:rsidP="00EE7B15">
      <w:pPr>
        <w:autoSpaceDE w:val="0"/>
        <w:autoSpaceDN w:val="0"/>
        <w:ind w:hanging="640"/>
        <w:rPr>
          <w:rFonts w:ascii="Times New Roman" w:eastAsia="Times New Roman" w:hAnsi="Times New Roman" w:cs="Times New Roman"/>
        </w:rPr>
      </w:pPr>
      <w:r w:rsidRPr="00E2325A">
        <w:rPr>
          <w:rFonts w:ascii="Times New Roman" w:eastAsia="Times New Roman" w:hAnsi="Times New Roman" w:cs="Times New Roman"/>
        </w:rPr>
        <w:t>[1]</w:t>
      </w:r>
      <w:r w:rsidRPr="00E2325A">
        <w:rPr>
          <w:rFonts w:ascii="Times New Roman" w:eastAsia="Times New Roman" w:hAnsi="Times New Roman" w:cs="Times New Roman"/>
        </w:rPr>
        <w:tab/>
        <w:t xml:space="preserve">M. di </w:t>
      </w:r>
      <w:proofErr w:type="spellStart"/>
      <w:r w:rsidRPr="00E2325A">
        <w:rPr>
          <w:rFonts w:ascii="Times New Roman" w:eastAsia="Times New Roman" w:hAnsi="Times New Roman" w:cs="Times New Roman"/>
        </w:rPr>
        <w:t>Luzio</w:t>
      </w:r>
      <w:proofErr w:type="spellEnd"/>
      <w:r w:rsidRPr="00E2325A">
        <w:rPr>
          <w:rFonts w:ascii="Times New Roman" w:eastAsia="Times New Roman" w:hAnsi="Times New Roman" w:cs="Times New Roman"/>
        </w:rPr>
        <w:t xml:space="preserve">, J. G. Arnold, and R. Srinivasan, “Effect of GIS data quality on small watershed stream flow and sediment simulations,” </w:t>
      </w:r>
      <w:proofErr w:type="spellStart"/>
      <w:r w:rsidRPr="00E2325A">
        <w:rPr>
          <w:rFonts w:ascii="Times New Roman" w:eastAsia="Times New Roman" w:hAnsi="Times New Roman" w:cs="Times New Roman"/>
          <w:i/>
          <w:iCs/>
        </w:rPr>
        <w:t>Hydrol</w:t>
      </w:r>
      <w:proofErr w:type="spellEnd"/>
      <w:r w:rsidRPr="00E2325A">
        <w:rPr>
          <w:rFonts w:ascii="Times New Roman" w:eastAsia="Times New Roman" w:hAnsi="Times New Roman" w:cs="Times New Roman"/>
          <w:i/>
          <w:iCs/>
        </w:rPr>
        <w:t xml:space="preserve"> Process</w:t>
      </w:r>
      <w:r w:rsidRPr="00E2325A">
        <w:rPr>
          <w:rFonts w:ascii="Times New Roman" w:eastAsia="Times New Roman" w:hAnsi="Times New Roman" w:cs="Times New Roman"/>
        </w:rPr>
        <w:t xml:space="preserve">, vol. 19, no. 3, pp. 629–650, Feb. 2005, </w:t>
      </w:r>
      <w:proofErr w:type="spellStart"/>
      <w:r w:rsidRPr="00E2325A">
        <w:rPr>
          <w:rFonts w:ascii="Times New Roman" w:eastAsia="Times New Roman" w:hAnsi="Times New Roman" w:cs="Times New Roman"/>
        </w:rPr>
        <w:t>doi</w:t>
      </w:r>
      <w:proofErr w:type="spellEnd"/>
      <w:r w:rsidRPr="00E2325A">
        <w:rPr>
          <w:rFonts w:ascii="Times New Roman" w:eastAsia="Times New Roman" w:hAnsi="Times New Roman" w:cs="Times New Roman"/>
        </w:rPr>
        <w:t>: 10.1002/hyp.5612.</w:t>
      </w:r>
    </w:p>
    <w:p w14:paraId="74C199C8" w14:textId="77777777" w:rsidR="00EE7B15" w:rsidRPr="00E2325A" w:rsidRDefault="00EE7B15" w:rsidP="00EE7B15">
      <w:pPr>
        <w:autoSpaceDE w:val="0"/>
        <w:autoSpaceDN w:val="0"/>
        <w:ind w:hanging="640"/>
        <w:rPr>
          <w:rFonts w:ascii="Times New Roman" w:eastAsia="Times New Roman" w:hAnsi="Times New Roman" w:cs="Times New Roman"/>
        </w:rPr>
      </w:pPr>
      <w:r w:rsidRPr="00E2325A">
        <w:rPr>
          <w:rFonts w:ascii="Times New Roman" w:eastAsia="Times New Roman" w:hAnsi="Times New Roman" w:cs="Times New Roman"/>
        </w:rPr>
        <w:t>[2]</w:t>
      </w:r>
      <w:r w:rsidRPr="00E2325A">
        <w:rPr>
          <w:rFonts w:ascii="Times New Roman" w:eastAsia="Times New Roman" w:hAnsi="Times New Roman" w:cs="Times New Roman"/>
        </w:rPr>
        <w:tab/>
        <w:t xml:space="preserve">S. Ying, Y. Lei, and J. </w:t>
      </w:r>
      <w:proofErr w:type="spellStart"/>
      <w:r w:rsidRPr="00E2325A">
        <w:rPr>
          <w:rFonts w:ascii="Times New Roman" w:eastAsia="Times New Roman" w:hAnsi="Times New Roman" w:cs="Times New Roman"/>
        </w:rPr>
        <w:t>Zhanming</w:t>
      </w:r>
      <w:proofErr w:type="spellEnd"/>
      <w:r w:rsidRPr="00E2325A">
        <w:rPr>
          <w:rFonts w:ascii="Times New Roman" w:eastAsia="Times New Roman" w:hAnsi="Times New Roman" w:cs="Times New Roman"/>
        </w:rPr>
        <w:t xml:space="preserve">, “Evaluating spatial data quality in GIS database,” </w:t>
      </w:r>
      <w:r w:rsidRPr="00E2325A">
        <w:rPr>
          <w:rFonts w:ascii="Times New Roman" w:eastAsia="Times New Roman" w:hAnsi="Times New Roman" w:cs="Times New Roman"/>
          <w:i/>
          <w:iCs/>
        </w:rPr>
        <w:t xml:space="preserve">2007 International Conference on Wireless Communications, Networking and Mobile Computing, </w:t>
      </w:r>
      <w:proofErr w:type="spellStart"/>
      <w:r w:rsidRPr="00E2325A">
        <w:rPr>
          <w:rFonts w:ascii="Times New Roman" w:eastAsia="Times New Roman" w:hAnsi="Times New Roman" w:cs="Times New Roman"/>
          <w:i/>
          <w:iCs/>
        </w:rPr>
        <w:t>WiCOM</w:t>
      </w:r>
      <w:proofErr w:type="spellEnd"/>
      <w:r w:rsidRPr="00E2325A">
        <w:rPr>
          <w:rFonts w:ascii="Times New Roman" w:eastAsia="Times New Roman" w:hAnsi="Times New Roman" w:cs="Times New Roman"/>
          <w:i/>
          <w:iCs/>
        </w:rPr>
        <w:t xml:space="preserve"> 2007</w:t>
      </w:r>
      <w:r w:rsidRPr="00E2325A">
        <w:rPr>
          <w:rFonts w:ascii="Times New Roman" w:eastAsia="Times New Roman" w:hAnsi="Times New Roman" w:cs="Times New Roman"/>
        </w:rPr>
        <w:t xml:space="preserve">, pp. 5962–5965, 2007, </w:t>
      </w:r>
      <w:proofErr w:type="spellStart"/>
      <w:r w:rsidRPr="00E2325A">
        <w:rPr>
          <w:rFonts w:ascii="Times New Roman" w:eastAsia="Times New Roman" w:hAnsi="Times New Roman" w:cs="Times New Roman"/>
        </w:rPr>
        <w:t>doi</w:t>
      </w:r>
      <w:proofErr w:type="spellEnd"/>
      <w:r w:rsidRPr="00E2325A">
        <w:rPr>
          <w:rFonts w:ascii="Times New Roman" w:eastAsia="Times New Roman" w:hAnsi="Times New Roman" w:cs="Times New Roman"/>
        </w:rPr>
        <w:t>: 10.1109/WICOM.2007.1463.</w:t>
      </w:r>
    </w:p>
    <w:p w14:paraId="42357DAD" w14:textId="77777777" w:rsidR="00EE7B15" w:rsidRPr="00E2325A" w:rsidRDefault="00EE7B15" w:rsidP="00EE7B15">
      <w:pPr>
        <w:autoSpaceDE w:val="0"/>
        <w:autoSpaceDN w:val="0"/>
        <w:ind w:hanging="640"/>
        <w:rPr>
          <w:rFonts w:ascii="Times New Roman" w:hAnsi="Times New Roman" w:cs="Times New Roman"/>
          <w:color w:val="222222"/>
          <w:shd w:val="clear" w:color="auto" w:fill="FFFFFF"/>
        </w:rPr>
      </w:pPr>
      <w:r w:rsidRPr="00771F33">
        <w:rPr>
          <w:rFonts w:ascii="Times New Roman" w:eastAsia="Times New Roman" w:hAnsi="Times New Roman" w:cs="Times New Roman"/>
          <w:lang w:val="it-IT"/>
        </w:rPr>
        <w:t>[3]</w:t>
      </w:r>
      <w:r w:rsidRPr="00771F33">
        <w:rPr>
          <w:rFonts w:ascii="Times New Roman" w:eastAsia="Times New Roman" w:hAnsi="Times New Roman" w:cs="Times New Roman"/>
          <w:lang w:val="it-IT"/>
        </w:rPr>
        <w:tab/>
      </w:r>
      <w:proofErr w:type="spellStart"/>
      <w:r w:rsidRPr="00771F33">
        <w:rPr>
          <w:rFonts w:ascii="Times New Roman" w:hAnsi="Times New Roman" w:cs="Times New Roman"/>
          <w:color w:val="222222"/>
          <w:shd w:val="clear" w:color="auto" w:fill="FFFFFF"/>
          <w:lang w:val="it-IT"/>
        </w:rPr>
        <w:t>Trigila</w:t>
      </w:r>
      <w:proofErr w:type="spellEnd"/>
      <w:r w:rsidRPr="00771F33">
        <w:rPr>
          <w:rFonts w:ascii="Times New Roman" w:hAnsi="Times New Roman" w:cs="Times New Roman"/>
          <w:color w:val="222222"/>
          <w:shd w:val="clear" w:color="auto" w:fill="FFFFFF"/>
          <w:lang w:val="it-IT"/>
        </w:rPr>
        <w:t xml:space="preserve">, A., </w:t>
      </w:r>
      <w:proofErr w:type="spellStart"/>
      <w:r w:rsidRPr="00771F33">
        <w:rPr>
          <w:rFonts w:ascii="Times New Roman" w:hAnsi="Times New Roman" w:cs="Times New Roman"/>
          <w:color w:val="222222"/>
          <w:shd w:val="clear" w:color="auto" w:fill="FFFFFF"/>
          <w:lang w:val="it-IT"/>
        </w:rPr>
        <w:t>Iadanza</w:t>
      </w:r>
      <w:proofErr w:type="spellEnd"/>
      <w:r w:rsidRPr="00771F33">
        <w:rPr>
          <w:rFonts w:ascii="Times New Roman" w:hAnsi="Times New Roman" w:cs="Times New Roman"/>
          <w:color w:val="222222"/>
          <w:shd w:val="clear" w:color="auto" w:fill="FFFFFF"/>
          <w:lang w:val="it-IT"/>
        </w:rPr>
        <w:t xml:space="preserve">, C., &amp; Spizzichino, D. (2010). </w:t>
      </w:r>
      <w:r w:rsidRPr="00E2325A">
        <w:rPr>
          <w:rFonts w:ascii="Times New Roman" w:hAnsi="Times New Roman" w:cs="Times New Roman"/>
          <w:color w:val="222222"/>
          <w:shd w:val="clear" w:color="auto" w:fill="FFFFFF"/>
        </w:rPr>
        <w:t>Quality assessment of the Italian Landslide Inventory using GIS processing. </w:t>
      </w:r>
      <w:r w:rsidRPr="00E2325A">
        <w:rPr>
          <w:rFonts w:ascii="Times New Roman" w:hAnsi="Times New Roman" w:cs="Times New Roman"/>
          <w:i/>
          <w:iCs/>
          <w:color w:val="222222"/>
          <w:shd w:val="clear" w:color="auto" w:fill="FFFFFF"/>
        </w:rPr>
        <w:t>Landslides</w:t>
      </w:r>
      <w:r w:rsidRPr="00E2325A">
        <w:rPr>
          <w:rFonts w:ascii="Times New Roman" w:hAnsi="Times New Roman" w:cs="Times New Roman"/>
          <w:color w:val="222222"/>
          <w:shd w:val="clear" w:color="auto" w:fill="FFFFFF"/>
        </w:rPr>
        <w:t>, </w:t>
      </w:r>
      <w:r w:rsidRPr="00E2325A">
        <w:rPr>
          <w:rFonts w:ascii="Times New Roman" w:hAnsi="Times New Roman" w:cs="Times New Roman"/>
          <w:i/>
          <w:iCs/>
          <w:color w:val="222222"/>
          <w:shd w:val="clear" w:color="auto" w:fill="FFFFFF"/>
        </w:rPr>
        <w:t>7</w:t>
      </w:r>
      <w:r w:rsidRPr="00E2325A">
        <w:rPr>
          <w:rFonts w:ascii="Times New Roman" w:hAnsi="Times New Roman" w:cs="Times New Roman"/>
          <w:color w:val="222222"/>
          <w:shd w:val="clear" w:color="auto" w:fill="FFFFFF"/>
        </w:rPr>
        <w:t>(4), 455-470.</w:t>
      </w:r>
    </w:p>
    <w:p w14:paraId="19231E9B"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Times New Roman" w:hAnsi="Times New Roman" w:cs="Times New Roman"/>
          <w:color w:val="222222"/>
          <w:shd w:val="clear" w:color="auto" w:fill="FFFFFF"/>
        </w:rPr>
        <w:t>[4]</w:t>
      </w:r>
      <w:r w:rsidRPr="00E2325A">
        <w:rPr>
          <w:rFonts w:ascii="Times New Roman" w:hAnsi="Times New Roman" w:cs="Times New Roman"/>
          <w:color w:val="222222"/>
          <w:shd w:val="clear" w:color="auto" w:fill="FFFFFF"/>
        </w:rPr>
        <w:tab/>
      </w:r>
      <w:r w:rsidRPr="00E2325A">
        <w:rPr>
          <w:rFonts w:ascii="Arial" w:hAnsi="Arial" w:cs="Arial"/>
          <w:color w:val="222222"/>
          <w:shd w:val="clear" w:color="auto" w:fill="FFFFFF"/>
        </w:rPr>
        <w:t xml:space="preserve">Zhan, Q., </w:t>
      </w:r>
      <w:proofErr w:type="spellStart"/>
      <w:r w:rsidRPr="00E2325A">
        <w:rPr>
          <w:rFonts w:ascii="Arial" w:hAnsi="Arial" w:cs="Arial"/>
          <w:color w:val="222222"/>
          <w:shd w:val="clear" w:color="auto" w:fill="FFFFFF"/>
        </w:rPr>
        <w:t>Molenaar</w:t>
      </w:r>
      <w:proofErr w:type="spellEnd"/>
      <w:r w:rsidRPr="00E2325A">
        <w:rPr>
          <w:rFonts w:ascii="Arial" w:hAnsi="Arial" w:cs="Arial"/>
          <w:color w:val="222222"/>
          <w:shd w:val="clear" w:color="auto" w:fill="FFFFFF"/>
        </w:rPr>
        <w:t xml:space="preserve">, M., </w:t>
      </w:r>
      <w:proofErr w:type="spellStart"/>
      <w:r w:rsidRPr="00E2325A">
        <w:rPr>
          <w:rFonts w:ascii="Arial" w:hAnsi="Arial" w:cs="Arial"/>
          <w:color w:val="222222"/>
          <w:shd w:val="clear" w:color="auto" w:fill="FFFFFF"/>
        </w:rPr>
        <w:t>Tempfli</w:t>
      </w:r>
      <w:proofErr w:type="spellEnd"/>
      <w:r w:rsidRPr="00E2325A">
        <w:rPr>
          <w:rFonts w:ascii="Arial" w:hAnsi="Arial" w:cs="Arial"/>
          <w:color w:val="222222"/>
          <w:shd w:val="clear" w:color="auto" w:fill="FFFFFF"/>
        </w:rPr>
        <w:t>, K., &amp; Shi, W. (2005). Quality assessment for geo</w:t>
      </w:r>
      <w:r w:rsidRPr="00E2325A">
        <w:rPr>
          <w:rFonts w:ascii="Cambria Math" w:hAnsi="Cambria Math" w:cs="Cambria Math"/>
          <w:color w:val="222222"/>
          <w:shd w:val="clear" w:color="auto" w:fill="FFFFFF"/>
        </w:rPr>
        <w:t>‐</w:t>
      </w:r>
      <w:r w:rsidRPr="00E2325A">
        <w:rPr>
          <w:rFonts w:ascii="Arial" w:hAnsi="Arial" w:cs="Arial"/>
          <w:color w:val="222222"/>
          <w:shd w:val="clear" w:color="auto" w:fill="FFFFFF"/>
        </w:rPr>
        <w:t>spatial objects derived from remotely sensed data. </w:t>
      </w:r>
      <w:r w:rsidRPr="00E2325A">
        <w:rPr>
          <w:rFonts w:ascii="Arial" w:hAnsi="Arial" w:cs="Arial"/>
          <w:i/>
          <w:iCs/>
          <w:color w:val="222222"/>
          <w:shd w:val="clear" w:color="auto" w:fill="FFFFFF"/>
        </w:rPr>
        <w:t>International Journal of 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26</w:t>
      </w:r>
      <w:r w:rsidRPr="00E2325A">
        <w:rPr>
          <w:rFonts w:ascii="Arial" w:hAnsi="Arial" w:cs="Arial"/>
          <w:color w:val="222222"/>
          <w:shd w:val="clear" w:color="auto" w:fill="FFFFFF"/>
        </w:rPr>
        <w:t>(14), 2953-2974.</w:t>
      </w:r>
    </w:p>
    <w:p w14:paraId="7359E218"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[5]</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Albanai</w:t>
      </w:r>
      <w:proofErr w:type="spellEnd"/>
      <w:r w:rsidRPr="00E2325A">
        <w:rPr>
          <w:rFonts w:ascii="Arial" w:hAnsi="Arial" w:cs="Arial"/>
          <w:color w:val="222222"/>
          <w:shd w:val="clear" w:color="auto" w:fill="FFFFFF"/>
        </w:rPr>
        <w:t xml:space="preserve">, J. A., &amp; </w:t>
      </w:r>
      <w:proofErr w:type="spellStart"/>
      <w:r w:rsidRPr="00E2325A">
        <w:rPr>
          <w:rFonts w:ascii="Arial" w:hAnsi="Arial" w:cs="Arial"/>
          <w:color w:val="222222"/>
          <w:shd w:val="clear" w:color="auto" w:fill="FFFFFF"/>
        </w:rPr>
        <w:t>Abdelfatah</w:t>
      </w:r>
      <w:proofErr w:type="spellEnd"/>
      <w:r w:rsidRPr="00E2325A">
        <w:rPr>
          <w:rFonts w:ascii="Arial" w:hAnsi="Arial" w:cs="Arial"/>
          <w:color w:val="222222"/>
          <w:shd w:val="clear" w:color="auto" w:fill="FFFFFF"/>
        </w:rPr>
        <w:t>, S. A. (2022). Accuracy assessment for Landsat 8 thermal bands in measuring sea surface temperature over Kuwait and North West Arabian Gulf. </w:t>
      </w:r>
      <w:r w:rsidRPr="00E2325A">
        <w:rPr>
          <w:rFonts w:ascii="Arial" w:hAnsi="Arial" w:cs="Arial"/>
          <w:i/>
          <w:iCs/>
          <w:color w:val="222222"/>
          <w:shd w:val="clear" w:color="auto" w:fill="FFFFFF"/>
        </w:rPr>
        <w:t>Kuwait Journal of Science</w:t>
      </w:r>
      <w:r w:rsidRPr="00E2325A">
        <w:rPr>
          <w:rFonts w:ascii="Arial" w:hAnsi="Arial" w:cs="Arial"/>
          <w:color w:val="222222"/>
          <w:shd w:val="clear" w:color="auto" w:fill="FFFFFF"/>
        </w:rPr>
        <w:t>, </w:t>
      </w:r>
      <w:r w:rsidRPr="00E2325A">
        <w:rPr>
          <w:rFonts w:ascii="Arial" w:hAnsi="Arial" w:cs="Arial"/>
          <w:i/>
          <w:iCs/>
          <w:color w:val="222222"/>
          <w:shd w:val="clear" w:color="auto" w:fill="FFFFFF"/>
        </w:rPr>
        <w:t>49</w:t>
      </w:r>
      <w:r w:rsidRPr="00E2325A">
        <w:rPr>
          <w:rFonts w:ascii="Arial" w:hAnsi="Arial" w:cs="Arial"/>
          <w:color w:val="222222"/>
          <w:shd w:val="clear" w:color="auto" w:fill="FFFFFF"/>
        </w:rPr>
        <w:t>(1).</w:t>
      </w:r>
    </w:p>
    <w:p w14:paraId="5A439EFD" w14:textId="77777777" w:rsidR="00EE7B15" w:rsidRPr="00E2325A" w:rsidRDefault="00EE7B15" w:rsidP="00EE7B15">
      <w:pPr>
        <w:autoSpaceDE w:val="0"/>
        <w:autoSpaceDN w:val="0"/>
        <w:ind w:hanging="640"/>
        <w:rPr>
          <w:rFonts w:ascii="Times New Roman" w:hAnsi="Times New Roman" w:cs="Times New Roman"/>
          <w:color w:val="222222"/>
          <w:shd w:val="clear" w:color="auto" w:fill="FFFFFF"/>
        </w:rPr>
      </w:pPr>
      <w:r w:rsidRPr="00E2325A">
        <w:rPr>
          <w:rFonts w:ascii="Arial" w:hAnsi="Arial" w:cs="Arial"/>
          <w:color w:val="222222"/>
          <w:shd w:val="clear" w:color="auto" w:fill="FFFFFF"/>
        </w:rPr>
        <w:t xml:space="preserve">[6] </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Barazzetti</w:t>
      </w:r>
      <w:proofErr w:type="spellEnd"/>
      <w:r w:rsidRPr="00E2325A">
        <w:rPr>
          <w:rFonts w:ascii="Arial" w:hAnsi="Arial" w:cs="Arial"/>
          <w:color w:val="222222"/>
          <w:shd w:val="clear" w:color="auto" w:fill="FFFFFF"/>
        </w:rPr>
        <w:t xml:space="preserve">, L., Cuca, B., &amp; </w:t>
      </w:r>
      <w:proofErr w:type="spellStart"/>
      <w:r w:rsidRPr="00E2325A">
        <w:rPr>
          <w:rFonts w:ascii="Arial" w:hAnsi="Arial" w:cs="Arial"/>
          <w:color w:val="222222"/>
          <w:shd w:val="clear" w:color="auto" w:fill="FFFFFF"/>
        </w:rPr>
        <w:t>Previtali</w:t>
      </w:r>
      <w:proofErr w:type="spellEnd"/>
      <w:r w:rsidRPr="00E2325A">
        <w:rPr>
          <w:rFonts w:ascii="Arial" w:hAnsi="Arial" w:cs="Arial"/>
          <w:color w:val="222222"/>
          <w:shd w:val="clear" w:color="auto" w:fill="FFFFFF"/>
        </w:rPr>
        <w:t>, M. (2016, August). Evaluation of registration accuracy between Sentinel-2 and Landsat 8. In </w:t>
      </w:r>
      <w:r w:rsidRPr="00E2325A">
        <w:rPr>
          <w:rFonts w:ascii="Arial" w:hAnsi="Arial" w:cs="Arial"/>
          <w:i/>
          <w:iCs/>
          <w:color w:val="222222"/>
          <w:shd w:val="clear" w:color="auto" w:fill="FFFFFF"/>
        </w:rPr>
        <w:t>Fourth International Conference on Remote Sensing and Geoinformation of the Environment (RSCy2016)</w:t>
      </w:r>
      <w:r w:rsidRPr="00E2325A">
        <w:rPr>
          <w:rFonts w:ascii="Arial" w:hAnsi="Arial" w:cs="Arial"/>
          <w:color w:val="222222"/>
          <w:shd w:val="clear" w:color="auto" w:fill="FFFFFF"/>
        </w:rPr>
        <w:t> (Vol. 9688, pp. 71-79). SPIE.</w:t>
      </w:r>
    </w:p>
    <w:p w14:paraId="6F373BE1"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Times New Roman" w:eastAsia="Times New Roman" w:hAnsi="Times New Roman" w:cs="Times New Roman"/>
        </w:rPr>
        <w:t xml:space="preserve">[7] </w:t>
      </w:r>
      <w:r w:rsidRPr="00E2325A">
        <w:rPr>
          <w:rFonts w:ascii="Times New Roman" w:eastAsia="Times New Roman" w:hAnsi="Times New Roman" w:cs="Times New Roman"/>
        </w:rPr>
        <w:tab/>
      </w:r>
      <w:proofErr w:type="spellStart"/>
      <w:r w:rsidRPr="00E2325A">
        <w:rPr>
          <w:rFonts w:ascii="Arial" w:hAnsi="Arial" w:cs="Arial"/>
          <w:color w:val="222222"/>
          <w:shd w:val="clear" w:color="auto" w:fill="FFFFFF"/>
        </w:rPr>
        <w:t>Marangoz</w:t>
      </w:r>
      <w:proofErr w:type="spellEnd"/>
      <w:r w:rsidRPr="00E2325A">
        <w:rPr>
          <w:rFonts w:ascii="Arial" w:hAnsi="Arial" w:cs="Arial"/>
          <w:color w:val="222222"/>
          <w:shd w:val="clear" w:color="auto" w:fill="FFFFFF"/>
        </w:rPr>
        <w:t xml:space="preserve">, A. M., </w:t>
      </w:r>
      <w:proofErr w:type="spellStart"/>
      <w:r w:rsidRPr="00E2325A">
        <w:rPr>
          <w:rFonts w:ascii="Arial" w:hAnsi="Arial" w:cs="Arial"/>
          <w:color w:val="222222"/>
          <w:shd w:val="clear" w:color="auto" w:fill="FFFFFF"/>
        </w:rPr>
        <w:t>Sekertekin</w:t>
      </w:r>
      <w:proofErr w:type="spellEnd"/>
      <w:r w:rsidRPr="00E2325A">
        <w:rPr>
          <w:rFonts w:ascii="Arial" w:hAnsi="Arial" w:cs="Arial"/>
          <w:color w:val="222222"/>
          <w:shd w:val="clear" w:color="auto" w:fill="FFFFFF"/>
        </w:rPr>
        <w:t xml:space="preserve">, A., &amp; </w:t>
      </w:r>
      <w:proofErr w:type="spellStart"/>
      <w:r w:rsidRPr="00E2325A">
        <w:rPr>
          <w:rFonts w:ascii="Arial" w:hAnsi="Arial" w:cs="Arial"/>
          <w:color w:val="222222"/>
          <w:shd w:val="clear" w:color="auto" w:fill="FFFFFF"/>
        </w:rPr>
        <w:t>Akçin</w:t>
      </w:r>
      <w:proofErr w:type="spellEnd"/>
      <w:r w:rsidRPr="00E2325A">
        <w:rPr>
          <w:rFonts w:ascii="Arial" w:hAnsi="Arial" w:cs="Arial"/>
          <w:color w:val="222222"/>
          <w:shd w:val="clear" w:color="auto" w:fill="FFFFFF"/>
        </w:rPr>
        <w:t>, H. (2017). Analysis of land use land cover classification results derived from sentinel-2 image. </w:t>
      </w:r>
      <w:r w:rsidRPr="00E2325A">
        <w:rPr>
          <w:rFonts w:ascii="Arial" w:hAnsi="Arial" w:cs="Arial"/>
          <w:i/>
          <w:iCs/>
          <w:color w:val="222222"/>
          <w:shd w:val="clear" w:color="auto" w:fill="FFFFFF"/>
        </w:rPr>
        <w:t xml:space="preserve">Proceedings of the 17th International Multidisciplinary Scientific </w:t>
      </w:r>
      <w:proofErr w:type="spellStart"/>
      <w:r w:rsidRPr="00E2325A">
        <w:rPr>
          <w:rFonts w:ascii="Arial" w:hAnsi="Arial" w:cs="Arial"/>
          <w:i/>
          <w:iCs/>
          <w:color w:val="222222"/>
          <w:shd w:val="clear" w:color="auto" w:fill="FFFFFF"/>
        </w:rPr>
        <w:t>GeoConference</w:t>
      </w:r>
      <w:proofErr w:type="spellEnd"/>
      <w:r w:rsidRPr="00E2325A">
        <w:rPr>
          <w:rFonts w:ascii="Arial" w:hAnsi="Arial" w:cs="Arial"/>
          <w:i/>
          <w:iCs/>
          <w:color w:val="222222"/>
          <w:shd w:val="clear" w:color="auto" w:fill="FFFFFF"/>
        </w:rPr>
        <w:t xml:space="preserve"> Surveying Geology and Mining Ecology Management, SGEM</w:t>
      </w:r>
      <w:r w:rsidRPr="00E2325A">
        <w:rPr>
          <w:rFonts w:ascii="Arial" w:hAnsi="Arial" w:cs="Arial"/>
          <w:color w:val="222222"/>
          <w:shd w:val="clear" w:color="auto" w:fill="FFFFFF"/>
        </w:rPr>
        <w:t>, 25-32.</w:t>
      </w:r>
    </w:p>
    <w:p w14:paraId="35011D20"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[8]</w:t>
      </w:r>
      <w:r w:rsidRPr="00E2325A">
        <w:rPr>
          <w:rFonts w:ascii="Arial" w:hAnsi="Arial" w:cs="Arial"/>
          <w:color w:val="222222"/>
          <w:shd w:val="clear" w:color="auto" w:fill="FFFFFF"/>
        </w:rPr>
        <w:tab/>
        <w:t>Frantz, D. (2019). FORCE—Landsat+ Sentinel-2 analysis ready data and beyond. </w:t>
      </w:r>
      <w:r w:rsidRPr="00E2325A">
        <w:rPr>
          <w:rFonts w:ascii="Arial" w:hAnsi="Arial" w:cs="Arial"/>
          <w:i/>
          <w:iCs/>
          <w:color w:val="222222"/>
          <w:shd w:val="clear" w:color="auto" w:fill="FFFFFF"/>
        </w:rPr>
        <w:t>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11</w:t>
      </w:r>
      <w:r w:rsidRPr="00E2325A">
        <w:rPr>
          <w:rFonts w:ascii="Arial" w:hAnsi="Arial" w:cs="Arial"/>
          <w:color w:val="222222"/>
          <w:shd w:val="clear" w:color="auto" w:fill="FFFFFF"/>
        </w:rPr>
        <w:t>(9), 1124.</w:t>
      </w:r>
    </w:p>
    <w:p w14:paraId="06C72E2B"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lastRenderedPageBreak/>
        <w:t>[9]</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Kocaman</w:t>
      </w:r>
      <w:proofErr w:type="spellEnd"/>
      <w:r w:rsidRPr="00E2325A">
        <w:rPr>
          <w:rFonts w:ascii="Arial" w:hAnsi="Arial" w:cs="Arial"/>
          <w:color w:val="222222"/>
          <w:shd w:val="clear" w:color="auto" w:fill="FFFFFF"/>
        </w:rPr>
        <w:t xml:space="preserve">, S., </w:t>
      </w:r>
      <w:proofErr w:type="spellStart"/>
      <w:r w:rsidRPr="00E2325A">
        <w:rPr>
          <w:rFonts w:ascii="Arial" w:hAnsi="Arial" w:cs="Arial"/>
          <w:color w:val="222222"/>
          <w:shd w:val="clear" w:color="auto" w:fill="FFFFFF"/>
        </w:rPr>
        <w:t>Debaecker</w:t>
      </w:r>
      <w:proofErr w:type="spellEnd"/>
      <w:r w:rsidRPr="00E2325A">
        <w:rPr>
          <w:rFonts w:ascii="Arial" w:hAnsi="Arial" w:cs="Arial"/>
          <w:color w:val="222222"/>
          <w:shd w:val="clear" w:color="auto" w:fill="FFFFFF"/>
        </w:rPr>
        <w:t>, V., Bas, S., Saunier, S., Garcia, K., &amp; Just, D. (2020). Investigations on the Global Image Datasets for the Absolute Geometric Quality Assessment of MSG SEVIRI Imagery. The International Archives of Photogrammetry, Remote Sensing and Spatial Information Sciences, 43, 1339-1346. Doi: 10.5194/isprs-archives-XLIII-B3-2020-1339-2020</w:t>
      </w:r>
    </w:p>
    <w:p w14:paraId="2242DD6C"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[10]</w:t>
      </w:r>
      <w:r w:rsidRPr="00E2325A">
        <w:rPr>
          <w:rFonts w:ascii="Arial" w:hAnsi="Arial" w:cs="Arial"/>
          <w:color w:val="222222"/>
          <w:shd w:val="clear" w:color="auto" w:fill="FFFFFF"/>
        </w:rPr>
        <w:tab/>
        <w:t xml:space="preserve">Ackerman, S. A., </w:t>
      </w:r>
      <w:proofErr w:type="spellStart"/>
      <w:r w:rsidRPr="00E2325A">
        <w:rPr>
          <w:rFonts w:ascii="Arial" w:hAnsi="Arial" w:cs="Arial"/>
          <w:color w:val="222222"/>
          <w:shd w:val="clear" w:color="auto" w:fill="FFFFFF"/>
        </w:rPr>
        <w:t>Holz</w:t>
      </w:r>
      <w:proofErr w:type="spellEnd"/>
      <w:r w:rsidRPr="00E2325A">
        <w:rPr>
          <w:rFonts w:ascii="Arial" w:hAnsi="Arial" w:cs="Arial"/>
          <w:color w:val="222222"/>
          <w:shd w:val="clear" w:color="auto" w:fill="FFFFFF"/>
        </w:rPr>
        <w:t xml:space="preserve">, R. E., Frey, R., </w:t>
      </w:r>
      <w:proofErr w:type="spellStart"/>
      <w:r w:rsidRPr="00E2325A">
        <w:rPr>
          <w:rFonts w:ascii="Arial" w:hAnsi="Arial" w:cs="Arial"/>
          <w:color w:val="222222"/>
          <w:shd w:val="clear" w:color="auto" w:fill="FFFFFF"/>
        </w:rPr>
        <w:t>Eloranta</w:t>
      </w:r>
      <w:proofErr w:type="spellEnd"/>
      <w:r w:rsidRPr="00E2325A">
        <w:rPr>
          <w:rFonts w:ascii="Arial" w:hAnsi="Arial" w:cs="Arial"/>
          <w:color w:val="222222"/>
          <w:shd w:val="clear" w:color="auto" w:fill="FFFFFF"/>
        </w:rPr>
        <w:t>, E. W., Maddux, B. C., &amp; McGill, M. (2008). Cloud detection with MODIS. Part II: validation. Journal of Atmospheric and Oceanic Technology, 25(7), 1073-1086.</w:t>
      </w:r>
    </w:p>
    <w:p w14:paraId="7A353BBE"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[11]</w:t>
      </w:r>
      <w:r w:rsidRPr="00E2325A">
        <w:rPr>
          <w:rFonts w:ascii="Arial" w:hAnsi="Arial" w:cs="Arial"/>
          <w:color w:val="222222"/>
          <w:shd w:val="clear" w:color="auto" w:fill="FFFFFF"/>
        </w:rPr>
        <w:tab/>
        <w:t xml:space="preserve">Kopp, T. J., Thomas, W., </w:t>
      </w:r>
      <w:proofErr w:type="spellStart"/>
      <w:r w:rsidRPr="00E2325A">
        <w:rPr>
          <w:rFonts w:ascii="Arial" w:hAnsi="Arial" w:cs="Arial"/>
          <w:color w:val="222222"/>
          <w:shd w:val="clear" w:color="auto" w:fill="FFFFFF"/>
        </w:rPr>
        <w:t>Heidinger</w:t>
      </w:r>
      <w:proofErr w:type="spellEnd"/>
      <w:r w:rsidRPr="00E2325A">
        <w:rPr>
          <w:rFonts w:ascii="Arial" w:hAnsi="Arial" w:cs="Arial"/>
          <w:color w:val="222222"/>
          <w:shd w:val="clear" w:color="auto" w:fill="FFFFFF"/>
        </w:rPr>
        <w:t xml:space="preserve">, A. K., </w:t>
      </w:r>
      <w:proofErr w:type="spellStart"/>
      <w:r w:rsidRPr="00E2325A">
        <w:rPr>
          <w:rFonts w:ascii="Arial" w:hAnsi="Arial" w:cs="Arial"/>
          <w:color w:val="222222"/>
          <w:shd w:val="clear" w:color="auto" w:fill="FFFFFF"/>
        </w:rPr>
        <w:t>Botambekov</w:t>
      </w:r>
      <w:proofErr w:type="spellEnd"/>
      <w:r w:rsidRPr="00E2325A">
        <w:rPr>
          <w:rFonts w:ascii="Arial" w:hAnsi="Arial" w:cs="Arial"/>
          <w:color w:val="222222"/>
          <w:shd w:val="clear" w:color="auto" w:fill="FFFFFF"/>
        </w:rPr>
        <w:t>, D., Frey, R. A., Hutchison, K. D., ... &amp; Reed, B. (2014). The VIIRS Cloud Mask: Progress in the first year of S</w:t>
      </w:r>
      <w:r w:rsidRPr="00E2325A">
        <w:rPr>
          <w:rFonts w:ascii="Cambria Math" w:hAnsi="Cambria Math" w:cs="Cambria Math"/>
          <w:color w:val="222222"/>
          <w:shd w:val="clear" w:color="auto" w:fill="FFFFFF"/>
        </w:rPr>
        <w:t>‐</w:t>
      </w:r>
      <w:r w:rsidRPr="00E2325A">
        <w:rPr>
          <w:rFonts w:ascii="Arial" w:hAnsi="Arial" w:cs="Arial"/>
          <w:color w:val="222222"/>
          <w:shd w:val="clear" w:color="auto" w:fill="FFFFFF"/>
        </w:rPr>
        <w:t>NPP toward a common cloud detection scheme. </w:t>
      </w:r>
      <w:r w:rsidRPr="00E2325A">
        <w:rPr>
          <w:rFonts w:ascii="Arial" w:hAnsi="Arial" w:cs="Arial"/>
          <w:i/>
          <w:iCs/>
          <w:color w:val="222222"/>
          <w:shd w:val="clear" w:color="auto" w:fill="FFFFFF"/>
        </w:rPr>
        <w:t>Journal of Geophysical Research: Atmospheres</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119</w:t>
      </w:r>
      <w:r w:rsidRPr="00E2325A">
        <w:rPr>
          <w:rFonts w:ascii="Arial" w:hAnsi="Arial" w:cs="Arial"/>
          <w:color w:val="222222"/>
          <w:shd w:val="clear" w:color="auto" w:fill="FFFFFF"/>
        </w:rPr>
        <w:t>(5), 2441-2456.</w:t>
      </w:r>
    </w:p>
    <w:p w14:paraId="6741DB1C"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[12]</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Aybar</w:t>
      </w:r>
      <w:proofErr w:type="spellEnd"/>
      <w:r w:rsidRPr="00E2325A">
        <w:rPr>
          <w:rFonts w:ascii="Arial" w:hAnsi="Arial" w:cs="Arial"/>
          <w:color w:val="222222"/>
          <w:shd w:val="clear" w:color="auto" w:fill="FFFFFF"/>
        </w:rPr>
        <w:t xml:space="preserve">, C., </w:t>
      </w:r>
      <w:proofErr w:type="spellStart"/>
      <w:r w:rsidRPr="00E2325A">
        <w:rPr>
          <w:rFonts w:ascii="Arial" w:hAnsi="Arial" w:cs="Arial"/>
          <w:color w:val="222222"/>
          <w:shd w:val="clear" w:color="auto" w:fill="FFFFFF"/>
        </w:rPr>
        <w:t>Ysuhuaylas</w:t>
      </w:r>
      <w:proofErr w:type="spellEnd"/>
      <w:r w:rsidRPr="00E2325A">
        <w:rPr>
          <w:rFonts w:ascii="Arial" w:hAnsi="Arial" w:cs="Arial"/>
          <w:color w:val="222222"/>
          <w:shd w:val="clear" w:color="auto" w:fill="FFFFFF"/>
        </w:rPr>
        <w:t xml:space="preserve">, L., Loja, J., Gonzales, K., Herrera, F., </w:t>
      </w:r>
      <w:proofErr w:type="spellStart"/>
      <w:r w:rsidRPr="00E2325A">
        <w:rPr>
          <w:rFonts w:ascii="Arial" w:hAnsi="Arial" w:cs="Arial"/>
          <w:color w:val="222222"/>
          <w:shd w:val="clear" w:color="auto" w:fill="FFFFFF"/>
        </w:rPr>
        <w:t>Yali</w:t>
      </w:r>
      <w:proofErr w:type="spellEnd"/>
      <w:r w:rsidRPr="00E2325A">
        <w:rPr>
          <w:rFonts w:ascii="Arial" w:hAnsi="Arial" w:cs="Arial"/>
          <w:color w:val="222222"/>
          <w:shd w:val="clear" w:color="auto" w:fill="FFFFFF"/>
        </w:rPr>
        <w:t>, R., ... &amp; Gómez-</w:t>
      </w:r>
      <w:proofErr w:type="spellStart"/>
      <w:r w:rsidRPr="00E2325A">
        <w:rPr>
          <w:rFonts w:ascii="Arial" w:hAnsi="Arial" w:cs="Arial"/>
          <w:color w:val="222222"/>
          <w:shd w:val="clear" w:color="auto" w:fill="FFFFFF"/>
        </w:rPr>
        <w:t>Chova</w:t>
      </w:r>
      <w:proofErr w:type="spellEnd"/>
      <w:r w:rsidRPr="00E2325A">
        <w:rPr>
          <w:rFonts w:ascii="Arial" w:hAnsi="Arial" w:cs="Arial"/>
          <w:color w:val="222222"/>
          <w:shd w:val="clear" w:color="auto" w:fill="FFFFFF"/>
        </w:rPr>
        <w:t>, L. (2022). CloudSEN12-a global dataset for semantic understanding of cloud and cloud shadow in Sentinel-2.</w:t>
      </w:r>
    </w:p>
    <w:p w14:paraId="647FC15F"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 xml:space="preserve">[13] </w:t>
      </w:r>
      <w:r w:rsidRPr="00E2325A">
        <w:rPr>
          <w:rFonts w:ascii="Arial" w:hAnsi="Arial" w:cs="Arial"/>
          <w:color w:val="222222"/>
          <w:shd w:val="clear" w:color="auto" w:fill="FFFFFF"/>
        </w:rPr>
        <w:tab/>
        <w:t>Segal-</w:t>
      </w:r>
      <w:proofErr w:type="spellStart"/>
      <w:r w:rsidRPr="00E2325A">
        <w:rPr>
          <w:rFonts w:ascii="Arial" w:hAnsi="Arial" w:cs="Arial"/>
          <w:color w:val="222222"/>
          <w:shd w:val="clear" w:color="auto" w:fill="FFFFFF"/>
        </w:rPr>
        <w:t>Rozenhaimer</w:t>
      </w:r>
      <w:proofErr w:type="spellEnd"/>
      <w:r w:rsidRPr="00E2325A">
        <w:rPr>
          <w:rFonts w:ascii="Arial" w:hAnsi="Arial" w:cs="Arial"/>
          <w:color w:val="222222"/>
          <w:shd w:val="clear" w:color="auto" w:fill="FFFFFF"/>
        </w:rPr>
        <w:t xml:space="preserve">, M., Li, A., Das, K., &amp; </w:t>
      </w:r>
      <w:proofErr w:type="spellStart"/>
      <w:r w:rsidRPr="00E2325A">
        <w:rPr>
          <w:rFonts w:ascii="Arial" w:hAnsi="Arial" w:cs="Arial"/>
          <w:color w:val="222222"/>
          <w:shd w:val="clear" w:color="auto" w:fill="FFFFFF"/>
        </w:rPr>
        <w:t>Chirayath</w:t>
      </w:r>
      <w:proofErr w:type="spellEnd"/>
      <w:r w:rsidRPr="00E2325A">
        <w:rPr>
          <w:rFonts w:ascii="Arial" w:hAnsi="Arial" w:cs="Arial"/>
          <w:color w:val="222222"/>
          <w:shd w:val="clear" w:color="auto" w:fill="FFFFFF"/>
        </w:rPr>
        <w:t>, V. (2020). Cloud detection algorithm for multi-modal satellite imagery using convolutional neural-networks (CNN). </w:t>
      </w:r>
      <w:r w:rsidRPr="00E2325A">
        <w:rPr>
          <w:rFonts w:ascii="Arial" w:hAnsi="Arial" w:cs="Arial"/>
          <w:i/>
          <w:iCs/>
          <w:color w:val="222222"/>
          <w:shd w:val="clear" w:color="auto" w:fill="FFFFFF"/>
        </w:rPr>
        <w:t>Remote Sensing of Environment</w:t>
      </w:r>
      <w:r w:rsidRPr="00E2325A">
        <w:rPr>
          <w:rFonts w:ascii="Arial" w:hAnsi="Arial" w:cs="Arial"/>
          <w:color w:val="222222"/>
          <w:shd w:val="clear" w:color="auto" w:fill="FFFFFF"/>
        </w:rPr>
        <w:t>, </w:t>
      </w:r>
      <w:r w:rsidRPr="00E2325A">
        <w:rPr>
          <w:rFonts w:ascii="Arial" w:hAnsi="Arial" w:cs="Arial"/>
          <w:i/>
          <w:iCs/>
          <w:color w:val="222222"/>
          <w:shd w:val="clear" w:color="auto" w:fill="FFFFFF"/>
        </w:rPr>
        <w:t>237</w:t>
      </w:r>
      <w:r w:rsidRPr="00E2325A">
        <w:rPr>
          <w:rFonts w:ascii="Arial" w:hAnsi="Arial" w:cs="Arial"/>
          <w:color w:val="222222"/>
          <w:shd w:val="clear" w:color="auto" w:fill="FFFFFF"/>
        </w:rPr>
        <w:t>, 111446.</w:t>
      </w:r>
    </w:p>
    <w:p w14:paraId="142A518D"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 xml:space="preserve">[14] </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Qiu</w:t>
      </w:r>
      <w:proofErr w:type="spellEnd"/>
      <w:r w:rsidRPr="00E2325A">
        <w:rPr>
          <w:rFonts w:ascii="Arial" w:hAnsi="Arial" w:cs="Arial"/>
          <w:color w:val="222222"/>
          <w:shd w:val="clear" w:color="auto" w:fill="FFFFFF"/>
        </w:rPr>
        <w:t xml:space="preserve">, S., Zhu, Z., &amp; He, B. (2019). </w:t>
      </w:r>
      <w:proofErr w:type="spellStart"/>
      <w:r w:rsidRPr="00E2325A">
        <w:rPr>
          <w:rFonts w:ascii="Arial" w:hAnsi="Arial" w:cs="Arial"/>
          <w:color w:val="222222"/>
          <w:shd w:val="clear" w:color="auto" w:fill="FFFFFF"/>
        </w:rPr>
        <w:t>Fmask</w:t>
      </w:r>
      <w:proofErr w:type="spellEnd"/>
      <w:r w:rsidRPr="00E2325A">
        <w:rPr>
          <w:rFonts w:ascii="Arial" w:hAnsi="Arial" w:cs="Arial"/>
          <w:color w:val="222222"/>
          <w:shd w:val="clear" w:color="auto" w:fill="FFFFFF"/>
        </w:rPr>
        <w:t xml:space="preserve"> 4.0: Improved cloud and cloud shadow detection in </w:t>
      </w:r>
      <w:proofErr w:type="spellStart"/>
      <w:r w:rsidRPr="00E2325A">
        <w:rPr>
          <w:rFonts w:ascii="Arial" w:hAnsi="Arial" w:cs="Arial"/>
          <w:color w:val="222222"/>
          <w:shd w:val="clear" w:color="auto" w:fill="FFFFFF"/>
        </w:rPr>
        <w:t>Landsats</w:t>
      </w:r>
      <w:proofErr w:type="spellEnd"/>
      <w:r w:rsidRPr="00E2325A">
        <w:rPr>
          <w:rFonts w:ascii="Arial" w:hAnsi="Arial" w:cs="Arial"/>
          <w:color w:val="222222"/>
          <w:shd w:val="clear" w:color="auto" w:fill="FFFFFF"/>
        </w:rPr>
        <w:t xml:space="preserve"> 4–8 and Sentinel-2 imagery. </w:t>
      </w:r>
      <w:r w:rsidRPr="00E2325A">
        <w:rPr>
          <w:rFonts w:ascii="Arial" w:hAnsi="Arial" w:cs="Arial"/>
          <w:i/>
          <w:iCs/>
          <w:color w:val="222222"/>
          <w:shd w:val="clear" w:color="auto" w:fill="FFFFFF"/>
        </w:rPr>
        <w:t>Remote Sensing of Environment</w:t>
      </w:r>
      <w:r w:rsidRPr="00E2325A">
        <w:rPr>
          <w:rFonts w:ascii="Arial" w:hAnsi="Arial" w:cs="Arial"/>
          <w:color w:val="222222"/>
          <w:shd w:val="clear" w:color="auto" w:fill="FFFFFF"/>
        </w:rPr>
        <w:t>, </w:t>
      </w:r>
      <w:r w:rsidRPr="00E2325A">
        <w:rPr>
          <w:rFonts w:ascii="Arial" w:hAnsi="Arial" w:cs="Arial"/>
          <w:i/>
          <w:iCs/>
          <w:color w:val="222222"/>
          <w:shd w:val="clear" w:color="auto" w:fill="FFFFFF"/>
        </w:rPr>
        <w:t>231</w:t>
      </w:r>
      <w:r w:rsidRPr="00E2325A">
        <w:rPr>
          <w:rFonts w:ascii="Arial" w:hAnsi="Arial" w:cs="Arial"/>
          <w:color w:val="222222"/>
          <w:shd w:val="clear" w:color="auto" w:fill="FFFFFF"/>
        </w:rPr>
        <w:t>, 111205.</w:t>
      </w:r>
    </w:p>
    <w:p w14:paraId="36874140"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[15]</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Ebel</w:t>
      </w:r>
      <w:proofErr w:type="spellEnd"/>
      <w:r w:rsidRPr="00E2325A">
        <w:rPr>
          <w:rFonts w:ascii="Arial" w:hAnsi="Arial" w:cs="Arial"/>
          <w:color w:val="222222"/>
          <w:shd w:val="clear" w:color="auto" w:fill="FFFFFF"/>
        </w:rPr>
        <w:t>, P., Xu, Y., Schmitt, M., &amp; Zhu, X. X. (2022). SEN12MS-CR-TS: A Remote-Sensing Data Set for Multimodal Multitemporal Cloud Removal. </w:t>
      </w:r>
      <w:r w:rsidRPr="00E2325A">
        <w:rPr>
          <w:rFonts w:ascii="Arial" w:hAnsi="Arial" w:cs="Arial"/>
          <w:i/>
          <w:iCs/>
          <w:color w:val="222222"/>
          <w:shd w:val="clear" w:color="auto" w:fill="FFFFFF"/>
        </w:rPr>
        <w:t>IEEE Transactions on Geoscience and 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60</w:t>
      </w:r>
      <w:r w:rsidRPr="00E2325A">
        <w:rPr>
          <w:rFonts w:ascii="Arial" w:hAnsi="Arial" w:cs="Arial"/>
          <w:color w:val="222222"/>
          <w:shd w:val="clear" w:color="auto" w:fill="FFFFFF"/>
        </w:rPr>
        <w:t>, 1-14.</w:t>
      </w:r>
    </w:p>
    <w:p w14:paraId="7DDF0279"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[16]</w:t>
      </w:r>
      <w:r w:rsidRPr="00E2325A">
        <w:rPr>
          <w:rFonts w:ascii="Arial" w:hAnsi="Arial" w:cs="Arial"/>
          <w:color w:val="222222"/>
          <w:shd w:val="clear" w:color="auto" w:fill="FFFFFF"/>
        </w:rPr>
        <w:tab/>
        <w:t>Roberts, D., Mueller, N., McIntyre, A. (2017). High-dimensional pixel composites from Earth observation time series. IEEE Transactions on Geoscience and Remote Sensing, PP, 99. pp. 1--11.</w:t>
      </w:r>
    </w:p>
    <w:p w14:paraId="6F6ECE12"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[17]</w:t>
      </w:r>
      <w:r w:rsidRPr="00E2325A">
        <w:rPr>
          <w:rFonts w:ascii="Arial" w:hAnsi="Arial" w:cs="Arial"/>
          <w:color w:val="222222"/>
          <w:shd w:val="clear" w:color="auto" w:fill="FFFFFF"/>
        </w:rPr>
        <w:tab/>
        <w:t xml:space="preserve">Zhu, Z., Wang, S., &amp; Woodcock, C. E. (2015). Improvement and expansion of the </w:t>
      </w:r>
      <w:proofErr w:type="spellStart"/>
      <w:r w:rsidRPr="00E2325A">
        <w:rPr>
          <w:rFonts w:ascii="Arial" w:hAnsi="Arial" w:cs="Arial"/>
          <w:color w:val="222222"/>
          <w:shd w:val="clear" w:color="auto" w:fill="FFFFFF"/>
        </w:rPr>
        <w:t>Fmask</w:t>
      </w:r>
      <w:proofErr w:type="spellEnd"/>
      <w:r w:rsidRPr="00E2325A">
        <w:rPr>
          <w:rFonts w:ascii="Arial" w:hAnsi="Arial" w:cs="Arial"/>
          <w:color w:val="222222"/>
          <w:shd w:val="clear" w:color="auto" w:fill="FFFFFF"/>
        </w:rPr>
        <w:t xml:space="preserve"> algorithm: Cloud, cloud shadow, and snow detection for </w:t>
      </w:r>
      <w:proofErr w:type="spellStart"/>
      <w:r w:rsidRPr="00E2325A">
        <w:rPr>
          <w:rFonts w:ascii="Arial" w:hAnsi="Arial" w:cs="Arial"/>
          <w:color w:val="222222"/>
          <w:shd w:val="clear" w:color="auto" w:fill="FFFFFF"/>
        </w:rPr>
        <w:t>Landsats</w:t>
      </w:r>
      <w:proofErr w:type="spellEnd"/>
      <w:r w:rsidRPr="00E2325A">
        <w:rPr>
          <w:rFonts w:ascii="Arial" w:hAnsi="Arial" w:cs="Arial"/>
          <w:color w:val="222222"/>
          <w:shd w:val="clear" w:color="auto" w:fill="FFFFFF"/>
        </w:rPr>
        <w:t xml:space="preserve"> 4–7, 8, and Sentinel 2 images. </w:t>
      </w:r>
      <w:r w:rsidRPr="00E2325A">
        <w:rPr>
          <w:rFonts w:ascii="Arial" w:hAnsi="Arial" w:cs="Arial"/>
          <w:i/>
          <w:iCs/>
          <w:color w:val="222222"/>
          <w:shd w:val="clear" w:color="auto" w:fill="FFFFFF"/>
        </w:rPr>
        <w:t>Remote sensing of Environment</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159</w:t>
      </w:r>
      <w:r w:rsidRPr="00E2325A">
        <w:rPr>
          <w:rFonts w:ascii="Arial" w:hAnsi="Arial" w:cs="Arial"/>
          <w:color w:val="222222"/>
          <w:shd w:val="clear" w:color="auto" w:fill="FFFFFF"/>
        </w:rPr>
        <w:t>, 269-277.</w:t>
      </w:r>
    </w:p>
    <w:p w14:paraId="08E47AF5"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[18]</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Meraner</w:t>
      </w:r>
      <w:proofErr w:type="spellEnd"/>
      <w:r w:rsidRPr="00E2325A">
        <w:rPr>
          <w:rFonts w:ascii="Arial" w:hAnsi="Arial" w:cs="Arial"/>
          <w:color w:val="222222"/>
          <w:shd w:val="clear" w:color="auto" w:fill="FFFFFF"/>
        </w:rPr>
        <w:t xml:space="preserve">, A., </w:t>
      </w:r>
      <w:proofErr w:type="spellStart"/>
      <w:r w:rsidRPr="00E2325A">
        <w:rPr>
          <w:rFonts w:ascii="Arial" w:hAnsi="Arial" w:cs="Arial"/>
          <w:color w:val="222222"/>
          <w:shd w:val="clear" w:color="auto" w:fill="FFFFFF"/>
        </w:rPr>
        <w:t>Ebel</w:t>
      </w:r>
      <w:proofErr w:type="spellEnd"/>
      <w:r w:rsidRPr="00E2325A">
        <w:rPr>
          <w:rFonts w:ascii="Arial" w:hAnsi="Arial" w:cs="Arial"/>
          <w:color w:val="222222"/>
          <w:shd w:val="clear" w:color="auto" w:fill="FFFFFF"/>
        </w:rPr>
        <w:t>, P., Zhu, X. X., &amp; Schmitt, M. (2020). Cloud removal in Sentinel-2 imagery using a deep residual neural network and SAR-optical data fusion. </w:t>
      </w:r>
      <w:r w:rsidRPr="00E2325A">
        <w:rPr>
          <w:rFonts w:ascii="Arial" w:hAnsi="Arial" w:cs="Arial"/>
          <w:i/>
          <w:iCs/>
          <w:color w:val="222222"/>
          <w:shd w:val="clear" w:color="auto" w:fill="FFFFFF"/>
        </w:rPr>
        <w:t>ISPRS Journal of Photogrammetry and 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166</w:t>
      </w:r>
      <w:r w:rsidRPr="00E2325A">
        <w:rPr>
          <w:rFonts w:ascii="Arial" w:hAnsi="Arial" w:cs="Arial"/>
          <w:color w:val="222222"/>
          <w:shd w:val="clear" w:color="auto" w:fill="FFFFFF"/>
        </w:rPr>
        <w:t>, 333-346.</w:t>
      </w:r>
    </w:p>
    <w:p w14:paraId="404DCA91"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[19]</w:t>
      </w:r>
      <w:r w:rsidRPr="00E2325A">
        <w:rPr>
          <w:rFonts w:ascii="Arial" w:hAnsi="Arial" w:cs="Arial"/>
          <w:color w:val="222222"/>
          <w:shd w:val="clear" w:color="auto" w:fill="FFFFFF"/>
        </w:rPr>
        <w:tab/>
        <w:t xml:space="preserve">Cresson, R., </w:t>
      </w:r>
      <w:proofErr w:type="spellStart"/>
      <w:r w:rsidRPr="00E2325A">
        <w:rPr>
          <w:rFonts w:ascii="Arial" w:hAnsi="Arial" w:cs="Arial"/>
          <w:color w:val="222222"/>
          <w:shd w:val="clear" w:color="auto" w:fill="FFFFFF"/>
        </w:rPr>
        <w:t>Narçon</w:t>
      </w:r>
      <w:proofErr w:type="spellEnd"/>
      <w:r w:rsidRPr="00E2325A">
        <w:rPr>
          <w:rFonts w:ascii="Arial" w:hAnsi="Arial" w:cs="Arial"/>
          <w:color w:val="222222"/>
          <w:shd w:val="clear" w:color="auto" w:fill="FFFFFF"/>
        </w:rPr>
        <w:t xml:space="preserve">, N., Gaetano, R., Dupuis, A., Tanguy, Y., May, S., &amp; </w:t>
      </w:r>
      <w:proofErr w:type="spellStart"/>
      <w:r w:rsidRPr="00E2325A">
        <w:rPr>
          <w:rFonts w:ascii="Arial" w:hAnsi="Arial" w:cs="Arial"/>
          <w:color w:val="222222"/>
          <w:shd w:val="clear" w:color="auto" w:fill="FFFFFF"/>
        </w:rPr>
        <w:t>Commandre</w:t>
      </w:r>
      <w:proofErr w:type="spellEnd"/>
      <w:r w:rsidRPr="00E2325A">
        <w:rPr>
          <w:rFonts w:ascii="Arial" w:hAnsi="Arial" w:cs="Arial"/>
          <w:color w:val="222222"/>
          <w:shd w:val="clear" w:color="auto" w:fill="FFFFFF"/>
        </w:rPr>
        <w:t>, B. (2022). Comparison of convolutional neural networks for cloudy optical images reconstruction from single or multitemporal joint SAR and optical images. </w:t>
      </w:r>
      <w:proofErr w:type="spellStart"/>
      <w:r w:rsidRPr="00E2325A">
        <w:rPr>
          <w:rFonts w:ascii="Arial" w:hAnsi="Arial" w:cs="Arial"/>
          <w:i/>
          <w:iCs/>
          <w:color w:val="222222"/>
          <w:shd w:val="clear" w:color="auto" w:fill="FFFFFF"/>
        </w:rPr>
        <w:t>arXiv</w:t>
      </w:r>
      <w:proofErr w:type="spellEnd"/>
      <w:r w:rsidRPr="00E2325A">
        <w:rPr>
          <w:rFonts w:ascii="Arial" w:hAnsi="Arial" w:cs="Arial"/>
          <w:i/>
          <w:iCs/>
          <w:color w:val="222222"/>
          <w:shd w:val="clear" w:color="auto" w:fill="FFFFFF"/>
        </w:rPr>
        <w:t xml:space="preserve"> preprint arXiv:2204.00424</w:t>
      </w:r>
      <w:r w:rsidRPr="00E2325A">
        <w:rPr>
          <w:rFonts w:ascii="Arial" w:hAnsi="Arial" w:cs="Arial"/>
          <w:color w:val="222222"/>
          <w:shd w:val="clear" w:color="auto" w:fill="FFFFFF"/>
        </w:rPr>
        <w:t>.</w:t>
      </w:r>
    </w:p>
    <w:p w14:paraId="0360F40C" w14:textId="77777777" w:rsidR="00EE7B15" w:rsidRPr="00E2325A" w:rsidRDefault="00EE7B15" w:rsidP="00EE7B15">
      <w:pPr>
        <w:autoSpaceDE w:val="0"/>
        <w:autoSpaceDN w:val="0"/>
        <w:ind w:hanging="640"/>
        <w:rPr>
          <w:rFonts w:ascii="Arial" w:hAnsi="Arial" w:cs="Arial"/>
          <w:color w:val="222222"/>
          <w:shd w:val="clear" w:color="auto" w:fill="FFFFFF"/>
        </w:rPr>
      </w:pPr>
      <w:r w:rsidRPr="00771F33">
        <w:rPr>
          <w:rFonts w:ascii="Arial" w:hAnsi="Arial" w:cs="Arial"/>
          <w:color w:val="222222"/>
          <w:shd w:val="clear" w:color="auto" w:fill="FFFFFF"/>
          <w:lang w:val="fr-FR"/>
        </w:rPr>
        <w:t>[20]</w:t>
      </w:r>
      <w:r w:rsidRPr="00771F33">
        <w:rPr>
          <w:rFonts w:ascii="Arial" w:hAnsi="Arial" w:cs="Arial"/>
          <w:color w:val="222222"/>
          <w:shd w:val="clear" w:color="auto" w:fill="FFFFFF"/>
          <w:lang w:val="fr-FR"/>
        </w:rPr>
        <w:tab/>
        <w:t xml:space="preserve">Ou, J., Liu, X., Liu, P., &amp; Liu, X. (2019). </w:t>
      </w:r>
      <w:r w:rsidRPr="00E2325A">
        <w:rPr>
          <w:rFonts w:ascii="Arial" w:hAnsi="Arial" w:cs="Arial"/>
          <w:color w:val="222222"/>
          <w:shd w:val="clear" w:color="auto" w:fill="FFFFFF"/>
        </w:rPr>
        <w:t xml:space="preserve">Evaluation of </w:t>
      </w:r>
      <w:proofErr w:type="spellStart"/>
      <w:r w:rsidRPr="00E2325A">
        <w:rPr>
          <w:rFonts w:ascii="Arial" w:hAnsi="Arial" w:cs="Arial"/>
          <w:color w:val="222222"/>
          <w:shd w:val="clear" w:color="auto" w:fill="FFFFFF"/>
        </w:rPr>
        <w:t>Luojia</w:t>
      </w:r>
      <w:proofErr w:type="spellEnd"/>
      <w:r w:rsidRPr="00E2325A">
        <w:rPr>
          <w:rFonts w:ascii="Arial" w:hAnsi="Arial" w:cs="Arial"/>
          <w:color w:val="222222"/>
          <w:shd w:val="clear" w:color="auto" w:fill="FFFFFF"/>
        </w:rPr>
        <w:t xml:space="preserve"> 1-01 </w:t>
      </w:r>
      <w:proofErr w:type="spellStart"/>
      <w:r w:rsidRPr="00E2325A">
        <w:rPr>
          <w:rFonts w:ascii="Arial" w:hAnsi="Arial" w:cs="Arial"/>
          <w:color w:val="222222"/>
          <w:shd w:val="clear" w:color="auto" w:fill="FFFFFF"/>
        </w:rPr>
        <w:t>nighttime</w:t>
      </w:r>
      <w:proofErr w:type="spellEnd"/>
      <w:r w:rsidRPr="00E2325A">
        <w:rPr>
          <w:rFonts w:ascii="Arial" w:hAnsi="Arial" w:cs="Arial"/>
          <w:color w:val="222222"/>
          <w:shd w:val="clear" w:color="auto" w:fill="FFFFFF"/>
        </w:rPr>
        <w:t xml:space="preserve"> light imagery for impervious surface detection: A comparison with NPP-VIIRS </w:t>
      </w:r>
      <w:proofErr w:type="spellStart"/>
      <w:r w:rsidRPr="00E2325A">
        <w:rPr>
          <w:rFonts w:ascii="Arial" w:hAnsi="Arial" w:cs="Arial"/>
          <w:color w:val="222222"/>
          <w:shd w:val="clear" w:color="auto" w:fill="FFFFFF"/>
        </w:rPr>
        <w:t>nighttime</w:t>
      </w:r>
      <w:proofErr w:type="spellEnd"/>
      <w:r w:rsidRPr="00E2325A">
        <w:rPr>
          <w:rFonts w:ascii="Arial" w:hAnsi="Arial" w:cs="Arial"/>
          <w:color w:val="222222"/>
          <w:shd w:val="clear" w:color="auto" w:fill="FFFFFF"/>
        </w:rPr>
        <w:t xml:space="preserve"> light data. </w:t>
      </w:r>
      <w:r w:rsidRPr="00E2325A">
        <w:rPr>
          <w:rFonts w:ascii="Arial" w:hAnsi="Arial" w:cs="Arial"/>
          <w:i/>
          <w:iCs/>
          <w:color w:val="222222"/>
          <w:shd w:val="clear" w:color="auto" w:fill="FFFFFF"/>
        </w:rPr>
        <w:t>International Journal of Applied Earth Observation and Geoinformation</w:t>
      </w:r>
      <w:r w:rsidRPr="00E2325A">
        <w:rPr>
          <w:rFonts w:ascii="Arial" w:hAnsi="Arial" w:cs="Arial"/>
          <w:color w:val="222222"/>
          <w:shd w:val="clear" w:color="auto" w:fill="FFFFFF"/>
        </w:rPr>
        <w:t>, </w:t>
      </w:r>
      <w:r w:rsidRPr="00E2325A">
        <w:rPr>
          <w:rFonts w:ascii="Arial" w:hAnsi="Arial" w:cs="Arial"/>
          <w:i/>
          <w:iCs/>
          <w:color w:val="222222"/>
          <w:shd w:val="clear" w:color="auto" w:fill="FFFFFF"/>
        </w:rPr>
        <w:t>81</w:t>
      </w:r>
      <w:r w:rsidRPr="00E2325A">
        <w:rPr>
          <w:rFonts w:ascii="Arial" w:hAnsi="Arial" w:cs="Arial"/>
          <w:color w:val="222222"/>
          <w:shd w:val="clear" w:color="auto" w:fill="FFFFFF"/>
        </w:rPr>
        <w:t>, 1-12.</w:t>
      </w:r>
    </w:p>
    <w:p w14:paraId="397F1BE5"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[21]</w:t>
      </w:r>
      <w:r w:rsidRPr="00E2325A">
        <w:rPr>
          <w:rFonts w:ascii="Arial" w:hAnsi="Arial" w:cs="Arial"/>
          <w:color w:val="222222"/>
          <w:shd w:val="clear" w:color="auto" w:fill="FFFFFF"/>
        </w:rPr>
        <w:tab/>
        <w:t xml:space="preserve">Cresson, R., </w:t>
      </w:r>
      <w:proofErr w:type="spellStart"/>
      <w:r w:rsidRPr="00E2325A">
        <w:rPr>
          <w:rFonts w:ascii="Arial" w:hAnsi="Arial" w:cs="Arial"/>
          <w:color w:val="222222"/>
          <w:shd w:val="clear" w:color="auto" w:fill="FFFFFF"/>
        </w:rPr>
        <w:t>Ienco</w:t>
      </w:r>
      <w:proofErr w:type="spellEnd"/>
      <w:r w:rsidRPr="00E2325A">
        <w:rPr>
          <w:rFonts w:ascii="Arial" w:hAnsi="Arial" w:cs="Arial"/>
          <w:color w:val="222222"/>
          <w:shd w:val="clear" w:color="auto" w:fill="FFFFFF"/>
        </w:rPr>
        <w:t xml:space="preserve">, D., Gaetano, R., </w:t>
      </w:r>
      <w:proofErr w:type="spellStart"/>
      <w:r w:rsidRPr="00E2325A">
        <w:rPr>
          <w:rFonts w:ascii="Arial" w:hAnsi="Arial" w:cs="Arial"/>
          <w:color w:val="222222"/>
          <w:shd w:val="clear" w:color="auto" w:fill="FFFFFF"/>
        </w:rPr>
        <w:t>Ose</w:t>
      </w:r>
      <w:proofErr w:type="spellEnd"/>
      <w:r w:rsidRPr="00E2325A">
        <w:rPr>
          <w:rFonts w:ascii="Arial" w:hAnsi="Arial" w:cs="Arial"/>
          <w:color w:val="222222"/>
          <w:shd w:val="clear" w:color="auto" w:fill="FFFFFF"/>
        </w:rPr>
        <w:t xml:space="preserve">, K., &amp; Minh, D. H. T. (2019, July). Optical image gap filling using deep </w:t>
      </w:r>
      <w:bookmarkStart w:id="279" w:name="_Hlk132115077"/>
      <w:r w:rsidRPr="00E2325A">
        <w:rPr>
          <w:rFonts w:ascii="Arial" w:hAnsi="Arial" w:cs="Arial"/>
          <w:color w:val="222222"/>
          <w:shd w:val="clear" w:color="auto" w:fill="FFFFFF"/>
        </w:rPr>
        <w:t xml:space="preserve">convolutional </w:t>
      </w:r>
      <w:bookmarkEnd w:id="279"/>
      <w:r w:rsidRPr="00E2325A">
        <w:rPr>
          <w:rFonts w:ascii="Arial" w:hAnsi="Arial" w:cs="Arial"/>
          <w:color w:val="222222"/>
          <w:shd w:val="clear" w:color="auto" w:fill="FFFFFF"/>
        </w:rPr>
        <w:t>autoencoder from optical and radar images. In </w:t>
      </w:r>
      <w:r w:rsidRPr="00E2325A">
        <w:rPr>
          <w:rFonts w:ascii="Arial" w:hAnsi="Arial" w:cs="Arial"/>
          <w:i/>
          <w:iCs/>
          <w:color w:val="222222"/>
          <w:shd w:val="clear" w:color="auto" w:fill="FFFFFF"/>
        </w:rPr>
        <w:t>IGARSS 2019-2019 IEEE International Geoscience and Remote Sensing Symposium</w:t>
      </w:r>
      <w:r w:rsidRPr="00E2325A">
        <w:rPr>
          <w:rFonts w:ascii="Arial" w:hAnsi="Arial" w:cs="Arial"/>
          <w:color w:val="222222"/>
          <w:shd w:val="clear" w:color="auto" w:fill="FFFFFF"/>
        </w:rPr>
        <w:t> (pp. 218-221). IEEE.</w:t>
      </w:r>
    </w:p>
    <w:p w14:paraId="5C5DE81F"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[22]</w:t>
      </w:r>
      <w:r w:rsidRPr="00E2325A">
        <w:rPr>
          <w:rFonts w:ascii="Arial" w:hAnsi="Arial" w:cs="Arial"/>
          <w:color w:val="222222"/>
          <w:shd w:val="clear" w:color="auto" w:fill="FFFFFF"/>
        </w:rPr>
        <w:tab/>
        <w:t xml:space="preserve">Francis, A., </w:t>
      </w:r>
      <w:proofErr w:type="spellStart"/>
      <w:r w:rsidRPr="00E2325A">
        <w:rPr>
          <w:rFonts w:ascii="Arial" w:hAnsi="Arial" w:cs="Arial"/>
          <w:color w:val="222222"/>
          <w:shd w:val="clear" w:color="auto" w:fill="FFFFFF"/>
        </w:rPr>
        <w:t>Sidiropoulos</w:t>
      </w:r>
      <w:proofErr w:type="spellEnd"/>
      <w:r w:rsidRPr="00E2325A">
        <w:rPr>
          <w:rFonts w:ascii="Arial" w:hAnsi="Arial" w:cs="Arial"/>
          <w:color w:val="222222"/>
          <w:shd w:val="clear" w:color="auto" w:fill="FFFFFF"/>
        </w:rPr>
        <w:t xml:space="preserve">, P., &amp; Muller, J. P. (2019). </w:t>
      </w:r>
      <w:proofErr w:type="spellStart"/>
      <w:r w:rsidRPr="00E2325A">
        <w:rPr>
          <w:rFonts w:ascii="Arial" w:hAnsi="Arial" w:cs="Arial"/>
          <w:color w:val="222222"/>
          <w:shd w:val="clear" w:color="auto" w:fill="FFFFFF"/>
        </w:rPr>
        <w:t>CloudFCN</w:t>
      </w:r>
      <w:proofErr w:type="spellEnd"/>
      <w:r w:rsidRPr="00E2325A">
        <w:rPr>
          <w:rFonts w:ascii="Arial" w:hAnsi="Arial" w:cs="Arial"/>
          <w:color w:val="222222"/>
          <w:shd w:val="clear" w:color="auto" w:fill="FFFFFF"/>
        </w:rPr>
        <w:t>: Accurate and robust cloud detection for satellite imagery with deep learning. </w:t>
      </w:r>
      <w:r w:rsidRPr="00E2325A">
        <w:rPr>
          <w:rFonts w:ascii="Arial" w:hAnsi="Arial" w:cs="Arial"/>
          <w:i/>
          <w:iCs/>
          <w:color w:val="222222"/>
          <w:shd w:val="clear" w:color="auto" w:fill="FFFFFF"/>
        </w:rPr>
        <w:t>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11</w:t>
      </w:r>
      <w:r w:rsidRPr="00E2325A">
        <w:rPr>
          <w:rFonts w:ascii="Arial" w:hAnsi="Arial" w:cs="Arial"/>
          <w:color w:val="222222"/>
          <w:shd w:val="clear" w:color="auto" w:fill="FFFFFF"/>
        </w:rPr>
        <w:t>(19), 2312.</w:t>
      </w:r>
    </w:p>
    <w:p w14:paraId="199ED57D"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[23]</w:t>
      </w:r>
      <w:r w:rsidRPr="00E2325A">
        <w:rPr>
          <w:rFonts w:ascii="Arial" w:hAnsi="Arial" w:cs="Arial"/>
          <w:color w:val="222222"/>
          <w:shd w:val="clear" w:color="auto" w:fill="FFFFFF"/>
        </w:rPr>
        <w:tab/>
        <w:t xml:space="preserve">Wieland, M.; Li, Y.; Martinis, S. Multi-sensor cloud and cloud shadow segmentation with a convolutional neural network. Remote Sensing of Environment, 2019, 230, 1-12. </w:t>
      </w:r>
    </w:p>
    <w:p w14:paraId="7D70E948"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[24]</w:t>
      </w:r>
      <w:r w:rsidRPr="00E2325A">
        <w:rPr>
          <w:rFonts w:ascii="Arial" w:hAnsi="Arial" w:cs="Arial"/>
          <w:color w:val="222222"/>
          <w:shd w:val="clear" w:color="auto" w:fill="FFFFFF"/>
        </w:rPr>
        <w:tab/>
      </w:r>
      <w:proofErr w:type="spellStart"/>
      <w:r w:rsidRPr="00E2325A">
        <w:rPr>
          <w:rFonts w:ascii="Arial" w:hAnsi="Arial" w:cs="Arial"/>
          <w:color w:val="222222"/>
          <w:shd w:val="clear" w:color="auto" w:fill="FFFFFF"/>
        </w:rPr>
        <w:t>Uzkent</w:t>
      </w:r>
      <w:proofErr w:type="spellEnd"/>
      <w:r w:rsidRPr="00E2325A">
        <w:rPr>
          <w:rFonts w:ascii="Arial" w:hAnsi="Arial" w:cs="Arial"/>
          <w:color w:val="222222"/>
          <w:shd w:val="clear" w:color="auto" w:fill="FFFFFF"/>
        </w:rPr>
        <w:t xml:space="preserve">, B. U., </w:t>
      </w:r>
      <w:proofErr w:type="spellStart"/>
      <w:r w:rsidRPr="00E2325A">
        <w:rPr>
          <w:rFonts w:ascii="Arial" w:hAnsi="Arial" w:cs="Arial"/>
          <w:color w:val="222222"/>
          <w:shd w:val="clear" w:color="auto" w:fill="FFFFFF"/>
        </w:rPr>
        <w:t>Sarukkai</w:t>
      </w:r>
      <w:proofErr w:type="spellEnd"/>
      <w:r w:rsidRPr="00E2325A">
        <w:rPr>
          <w:rFonts w:ascii="Arial" w:hAnsi="Arial" w:cs="Arial"/>
          <w:color w:val="222222"/>
          <w:shd w:val="clear" w:color="auto" w:fill="FFFFFF"/>
        </w:rPr>
        <w:t xml:space="preserve">, V. S., Jain, A. J., &amp; </w:t>
      </w:r>
      <w:proofErr w:type="spellStart"/>
      <w:r w:rsidRPr="00E2325A">
        <w:rPr>
          <w:rFonts w:ascii="Arial" w:hAnsi="Arial" w:cs="Arial"/>
          <w:color w:val="222222"/>
          <w:shd w:val="clear" w:color="auto" w:fill="FFFFFF"/>
        </w:rPr>
        <w:t>Ermon</w:t>
      </w:r>
      <w:proofErr w:type="spellEnd"/>
      <w:r w:rsidRPr="00E2325A">
        <w:rPr>
          <w:rFonts w:ascii="Arial" w:hAnsi="Arial" w:cs="Arial"/>
          <w:color w:val="222222"/>
          <w:shd w:val="clear" w:color="auto" w:fill="FFFFFF"/>
        </w:rPr>
        <w:t>, S. E. (2019). Cloud removal in satellite images using spatiotemporal generative networks.</w:t>
      </w:r>
    </w:p>
    <w:p w14:paraId="6FB27D4B"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lastRenderedPageBreak/>
        <w:t>[25]</w:t>
      </w:r>
      <w:r w:rsidRPr="00E2325A">
        <w:rPr>
          <w:rFonts w:ascii="Arial" w:hAnsi="Arial" w:cs="Arial"/>
          <w:color w:val="222222"/>
          <w:shd w:val="clear" w:color="auto" w:fill="FFFFFF"/>
        </w:rPr>
        <w:tab/>
        <w:t xml:space="preserve">Mohajerani, S., &amp; </w:t>
      </w:r>
      <w:proofErr w:type="spellStart"/>
      <w:r w:rsidRPr="00E2325A">
        <w:rPr>
          <w:rFonts w:ascii="Arial" w:hAnsi="Arial" w:cs="Arial"/>
          <w:color w:val="222222"/>
          <w:shd w:val="clear" w:color="auto" w:fill="FFFFFF"/>
        </w:rPr>
        <w:t>Saeedi</w:t>
      </w:r>
      <w:proofErr w:type="spellEnd"/>
      <w:r w:rsidRPr="00E2325A">
        <w:rPr>
          <w:rFonts w:ascii="Arial" w:hAnsi="Arial" w:cs="Arial"/>
          <w:color w:val="222222"/>
          <w:shd w:val="clear" w:color="auto" w:fill="FFFFFF"/>
        </w:rPr>
        <w:t>, P. (2019, July). Cloud-Net: An end-to-end cloud detection algorithm for Landsat 8 imagery. In </w:t>
      </w:r>
      <w:r w:rsidRPr="00E2325A">
        <w:rPr>
          <w:rFonts w:ascii="Arial" w:hAnsi="Arial" w:cs="Arial"/>
          <w:i/>
          <w:iCs/>
          <w:color w:val="222222"/>
          <w:shd w:val="clear" w:color="auto" w:fill="FFFFFF"/>
        </w:rPr>
        <w:t>IGARSS 2019-2019 IEEE International Geoscience and Remote Sensing Symposium</w:t>
      </w:r>
      <w:r w:rsidRPr="00E2325A">
        <w:rPr>
          <w:rFonts w:ascii="Arial" w:hAnsi="Arial" w:cs="Arial"/>
          <w:color w:val="222222"/>
          <w:shd w:val="clear" w:color="auto" w:fill="FFFFFF"/>
        </w:rPr>
        <w:t> (pp. 1029-1032). IEEE.</w:t>
      </w:r>
    </w:p>
    <w:p w14:paraId="2D7D961E"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[26]</w:t>
      </w:r>
      <w:r w:rsidRPr="00E2325A">
        <w:rPr>
          <w:rFonts w:ascii="Arial" w:hAnsi="Arial" w:cs="Arial"/>
          <w:color w:val="222222"/>
          <w:shd w:val="clear" w:color="auto" w:fill="FFFFFF"/>
        </w:rPr>
        <w:tab/>
        <w:t>Zou, Z., Li, W., Shi, T., Shi, Z., &amp; Ye, J. Generative Adversarial Training for Weakly Supervised Cloud Matting Supplementary Material.</w:t>
      </w:r>
    </w:p>
    <w:p w14:paraId="45F4B7B8"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[27]</w:t>
      </w:r>
      <w:r w:rsidRPr="00E2325A">
        <w:rPr>
          <w:rFonts w:ascii="Arial" w:hAnsi="Arial" w:cs="Arial"/>
          <w:color w:val="222222"/>
          <w:shd w:val="clear" w:color="auto" w:fill="FFFFFF"/>
        </w:rPr>
        <w:tab/>
        <w:t xml:space="preserve">Hu, A., </w:t>
      </w:r>
      <w:proofErr w:type="spellStart"/>
      <w:r w:rsidRPr="00E2325A">
        <w:rPr>
          <w:rFonts w:ascii="Arial" w:hAnsi="Arial" w:cs="Arial"/>
          <w:color w:val="222222"/>
          <w:shd w:val="clear" w:color="auto" w:fill="FFFFFF"/>
        </w:rPr>
        <w:t>Xie</w:t>
      </w:r>
      <w:proofErr w:type="spellEnd"/>
      <w:r w:rsidRPr="00E2325A">
        <w:rPr>
          <w:rFonts w:ascii="Arial" w:hAnsi="Arial" w:cs="Arial"/>
          <w:color w:val="222222"/>
          <w:shd w:val="clear" w:color="auto" w:fill="FFFFFF"/>
        </w:rPr>
        <w:t xml:space="preserve">, Z., Xu, Y., </w:t>
      </w:r>
      <w:proofErr w:type="spellStart"/>
      <w:r w:rsidRPr="00E2325A">
        <w:rPr>
          <w:rFonts w:ascii="Arial" w:hAnsi="Arial" w:cs="Arial"/>
          <w:color w:val="222222"/>
          <w:shd w:val="clear" w:color="auto" w:fill="FFFFFF"/>
        </w:rPr>
        <w:t>Xie</w:t>
      </w:r>
      <w:proofErr w:type="spellEnd"/>
      <w:r w:rsidRPr="00E2325A">
        <w:rPr>
          <w:rFonts w:ascii="Arial" w:hAnsi="Arial" w:cs="Arial"/>
          <w:color w:val="222222"/>
          <w:shd w:val="clear" w:color="auto" w:fill="FFFFFF"/>
        </w:rPr>
        <w:t xml:space="preserve">, M., Wu, L., &amp; </w:t>
      </w:r>
      <w:proofErr w:type="spellStart"/>
      <w:r w:rsidRPr="00E2325A">
        <w:rPr>
          <w:rFonts w:ascii="Arial" w:hAnsi="Arial" w:cs="Arial"/>
          <w:color w:val="222222"/>
          <w:shd w:val="clear" w:color="auto" w:fill="FFFFFF"/>
        </w:rPr>
        <w:t>Qiu</w:t>
      </w:r>
      <w:proofErr w:type="spellEnd"/>
      <w:r w:rsidRPr="00E2325A">
        <w:rPr>
          <w:rFonts w:ascii="Arial" w:hAnsi="Arial" w:cs="Arial"/>
          <w:color w:val="222222"/>
          <w:shd w:val="clear" w:color="auto" w:fill="FFFFFF"/>
        </w:rPr>
        <w:t>, Q. (2020). Unsupervised haze removal for high-resolution optical remote-sensing images based on improved generative adversarial networks. </w:t>
      </w:r>
      <w:r w:rsidRPr="00E2325A">
        <w:rPr>
          <w:rFonts w:ascii="Arial" w:hAnsi="Arial" w:cs="Arial"/>
          <w:i/>
          <w:iCs/>
          <w:color w:val="222222"/>
          <w:shd w:val="clear" w:color="auto" w:fill="FFFFFF"/>
        </w:rPr>
        <w:t>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12</w:t>
      </w:r>
      <w:r w:rsidRPr="00E2325A">
        <w:rPr>
          <w:rFonts w:ascii="Arial" w:hAnsi="Arial" w:cs="Arial"/>
          <w:color w:val="222222"/>
          <w:shd w:val="clear" w:color="auto" w:fill="FFFFFF"/>
        </w:rPr>
        <w:t>(24), 4162.</w:t>
      </w:r>
    </w:p>
    <w:p w14:paraId="5838D7DF"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[28]</w:t>
      </w:r>
      <w:r w:rsidRPr="00E2325A">
        <w:rPr>
          <w:rFonts w:ascii="Arial" w:hAnsi="Arial" w:cs="Arial"/>
          <w:color w:val="222222"/>
          <w:shd w:val="clear" w:color="auto" w:fill="FFFFFF"/>
        </w:rPr>
        <w:tab/>
        <w:t xml:space="preserve">Yang, J., Guo, J., Yue, H., Liu, Z., Hu, H., &amp; Li, K. (2019). </w:t>
      </w:r>
      <w:proofErr w:type="spellStart"/>
      <w:r w:rsidRPr="00E2325A">
        <w:rPr>
          <w:rFonts w:ascii="Arial" w:hAnsi="Arial" w:cs="Arial"/>
          <w:color w:val="222222"/>
          <w:shd w:val="clear" w:color="auto" w:fill="FFFFFF"/>
        </w:rPr>
        <w:t>CDnet</w:t>
      </w:r>
      <w:proofErr w:type="spellEnd"/>
      <w:r w:rsidRPr="00E2325A">
        <w:rPr>
          <w:rFonts w:ascii="Arial" w:hAnsi="Arial" w:cs="Arial"/>
          <w:color w:val="222222"/>
          <w:shd w:val="clear" w:color="auto" w:fill="FFFFFF"/>
        </w:rPr>
        <w:t>: CNN-based cloud detection for remote sensing imagery. </w:t>
      </w:r>
      <w:r w:rsidRPr="00E2325A">
        <w:rPr>
          <w:rFonts w:ascii="Arial" w:hAnsi="Arial" w:cs="Arial"/>
          <w:i/>
          <w:iCs/>
          <w:color w:val="222222"/>
          <w:shd w:val="clear" w:color="auto" w:fill="FFFFFF"/>
        </w:rPr>
        <w:t>IEEE Transactions on Geoscience and 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57</w:t>
      </w:r>
      <w:r w:rsidRPr="00E2325A">
        <w:rPr>
          <w:rFonts w:ascii="Arial" w:hAnsi="Arial" w:cs="Arial"/>
          <w:color w:val="222222"/>
          <w:shd w:val="clear" w:color="auto" w:fill="FFFFFF"/>
        </w:rPr>
        <w:t>(8), 6195-6211.</w:t>
      </w:r>
    </w:p>
    <w:p w14:paraId="17BE7189"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[29]</w:t>
      </w:r>
      <w:r w:rsidRPr="00E2325A">
        <w:rPr>
          <w:rFonts w:ascii="Arial" w:hAnsi="Arial" w:cs="Arial"/>
          <w:color w:val="222222"/>
          <w:shd w:val="clear" w:color="auto" w:fill="FFFFFF"/>
        </w:rPr>
        <w:tab/>
        <w:t>Sun, H., Lin, Y., Zou, Q., Song, S., Fang, J., &amp; Yu, H. (2021). Convolutional neural networks based remote sensing scene classification under clear and cloudy environments. In </w:t>
      </w:r>
      <w:r w:rsidRPr="00E2325A">
        <w:rPr>
          <w:rFonts w:ascii="Arial" w:hAnsi="Arial" w:cs="Arial"/>
          <w:i/>
          <w:iCs/>
          <w:color w:val="222222"/>
          <w:shd w:val="clear" w:color="auto" w:fill="FFFFFF"/>
        </w:rPr>
        <w:t>Proceedings of the IEEE/CVF International Conference on Computer Vision</w:t>
      </w:r>
      <w:r w:rsidRPr="00E2325A">
        <w:rPr>
          <w:rFonts w:ascii="Arial" w:hAnsi="Arial" w:cs="Arial"/>
          <w:color w:val="222222"/>
          <w:shd w:val="clear" w:color="auto" w:fill="FFFFFF"/>
        </w:rPr>
        <w:t> (pp. 713-720).</w:t>
      </w:r>
    </w:p>
    <w:p w14:paraId="0016615A"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[30]</w:t>
      </w:r>
      <w:r w:rsidRPr="00E2325A">
        <w:rPr>
          <w:rFonts w:ascii="Arial" w:hAnsi="Arial" w:cs="Arial"/>
          <w:color w:val="222222"/>
          <w:shd w:val="clear" w:color="auto" w:fill="FFFFFF"/>
        </w:rPr>
        <w:tab/>
        <w:t>Guo, J., Yang, J., Yue, H., Tan, H., Hou, C., &amp; Li, K. (2020). CDnetV2: CNN-based cloud detection for remote sensing imagery with cloud-snow coexistence. </w:t>
      </w:r>
      <w:r w:rsidRPr="00E2325A">
        <w:rPr>
          <w:rFonts w:ascii="Arial" w:hAnsi="Arial" w:cs="Arial"/>
          <w:i/>
          <w:iCs/>
          <w:color w:val="222222"/>
          <w:shd w:val="clear" w:color="auto" w:fill="FFFFFF"/>
        </w:rPr>
        <w:t>IEEE Transactions on Geoscience and 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59</w:t>
      </w:r>
      <w:r w:rsidRPr="00E2325A">
        <w:rPr>
          <w:rFonts w:ascii="Arial" w:hAnsi="Arial" w:cs="Arial"/>
          <w:color w:val="222222"/>
          <w:shd w:val="clear" w:color="auto" w:fill="FFFFFF"/>
        </w:rPr>
        <w:t>(1), 700-713.</w:t>
      </w:r>
    </w:p>
    <w:p w14:paraId="75A15F3B"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[31]</w:t>
      </w:r>
      <w:r w:rsidRPr="00E2325A">
        <w:rPr>
          <w:rFonts w:ascii="Arial" w:hAnsi="Arial" w:cs="Arial"/>
          <w:color w:val="222222"/>
          <w:shd w:val="clear" w:color="auto" w:fill="FFFFFF"/>
        </w:rPr>
        <w:tab/>
        <w:t>Luo, S., Li, H., &amp; Shen, H. (2020). Deeply supervised convolutional neural network for shadow detection based on a novel aerial shadow imagery dataset. </w:t>
      </w:r>
      <w:r w:rsidRPr="00E2325A">
        <w:rPr>
          <w:rFonts w:ascii="Arial" w:hAnsi="Arial" w:cs="Arial"/>
          <w:i/>
          <w:iCs/>
          <w:color w:val="222222"/>
          <w:shd w:val="clear" w:color="auto" w:fill="FFFFFF"/>
        </w:rPr>
        <w:t>ISPRS Journal of Photogrammetry and 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167</w:t>
      </w:r>
      <w:r w:rsidRPr="00E2325A">
        <w:rPr>
          <w:rFonts w:ascii="Arial" w:hAnsi="Arial" w:cs="Arial"/>
          <w:color w:val="222222"/>
          <w:shd w:val="clear" w:color="auto" w:fill="FFFFFF"/>
        </w:rPr>
        <w:t>, 443-457.</w:t>
      </w:r>
    </w:p>
    <w:p w14:paraId="4ACF5AB6"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[32]</w:t>
      </w:r>
      <w:r w:rsidRPr="00E2325A">
        <w:rPr>
          <w:rFonts w:ascii="Arial" w:hAnsi="Arial" w:cs="Arial"/>
          <w:color w:val="222222"/>
          <w:shd w:val="clear" w:color="auto" w:fill="FFFFFF"/>
        </w:rPr>
        <w:tab/>
        <w:t>Zhou, J., Luo, X., Rong, W., &amp; Xu, H. (2022). Cloud Removal for Optical Remote Sensing Imagery Using Distortion Coding Network Combined with Compound Loss Functions. </w:t>
      </w:r>
      <w:r w:rsidRPr="00E2325A">
        <w:rPr>
          <w:rFonts w:ascii="Arial" w:hAnsi="Arial" w:cs="Arial"/>
          <w:i/>
          <w:iCs/>
          <w:color w:val="222222"/>
          <w:shd w:val="clear" w:color="auto" w:fill="FFFFFF"/>
        </w:rPr>
        <w:t>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14</w:t>
      </w:r>
      <w:r w:rsidRPr="00E2325A">
        <w:rPr>
          <w:rFonts w:ascii="Arial" w:hAnsi="Arial" w:cs="Arial"/>
          <w:color w:val="222222"/>
          <w:shd w:val="clear" w:color="auto" w:fill="FFFFFF"/>
        </w:rPr>
        <w:t>(14), 3452.</w:t>
      </w:r>
    </w:p>
    <w:p w14:paraId="0FD7DE8C"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[33]</w:t>
      </w:r>
      <w:r w:rsidRPr="00E2325A">
        <w:rPr>
          <w:rFonts w:ascii="Arial" w:hAnsi="Arial" w:cs="Arial"/>
          <w:color w:val="222222"/>
          <w:shd w:val="clear" w:color="auto" w:fill="FFFFFF"/>
        </w:rPr>
        <w:tab/>
        <w:t xml:space="preserve">Hasan, C., Horne, R., </w:t>
      </w:r>
      <w:proofErr w:type="spellStart"/>
      <w:r w:rsidRPr="00E2325A">
        <w:rPr>
          <w:rFonts w:ascii="Arial" w:hAnsi="Arial" w:cs="Arial"/>
          <w:color w:val="222222"/>
          <w:shd w:val="clear" w:color="auto" w:fill="FFFFFF"/>
        </w:rPr>
        <w:t>Mauw</w:t>
      </w:r>
      <w:proofErr w:type="spellEnd"/>
      <w:r w:rsidRPr="00E2325A">
        <w:rPr>
          <w:rFonts w:ascii="Arial" w:hAnsi="Arial" w:cs="Arial"/>
          <w:color w:val="222222"/>
          <w:shd w:val="clear" w:color="auto" w:fill="FFFFFF"/>
        </w:rPr>
        <w:t xml:space="preserve">, S., &amp; </w:t>
      </w:r>
      <w:proofErr w:type="spellStart"/>
      <w:r w:rsidRPr="00E2325A">
        <w:rPr>
          <w:rFonts w:ascii="Arial" w:hAnsi="Arial" w:cs="Arial"/>
          <w:color w:val="222222"/>
          <w:shd w:val="clear" w:color="auto" w:fill="FFFFFF"/>
        </w:rPr>
        <w:t>Mizera</w:t>
      </w:r>
      <w:proofErr w:type="spellEnd"/>
      <w:r w:rsidRPr="00E2325A">
        <w:rPr>
          <w:rFonts w:ascii="Arial" w:hAnsi="Arial" w:cs="Arial"/>
          <w:color w:val="222222"/>
          <w:shd w:val="clear" w:color="auto" w:fill="FFFFFF"/>
        </w:rPr>
        <w:t>, A. (2022). Cloud removal from satellite imagery using multispectral edge-filtered conditional generative adversarial networks. </w:t>
      </w:r>
      <w:r w:rsidRPr="00E2325A">
        <w:rPr>
          <w:rFonts w:ascii="Arial" w:hAnsi="Arial" w:cs="Arial"/>
          <w:i/>
          <w:iCs/>
          <w:color w:val="222222"/>
          <w:shd w:val="clear" w:color="auto" w:fill="FFFFFF"/>
        </w:rPr>
        <w:t>International Journal of Remote Sensing</w:t>
      </w:r>
      <w:r w:rsidRPr="00E2325A">
        <w:rPr>
          <w:rFonts w:ascii="Arial" w:hAnsi="Arial" w:cs="Arial"/>
          <w:color w:val="222222"/>
          <w:shd w:val="clear" w:color="auto" w:fill="FFFFFF"/>
        </w:rPr>
        <w:t>, </w:t>
      </w:r>
      <w:r w:rsidRPr="00E2325A">
        <w:rPr>
          <w:rFonts w:ascii="Arial" w:hAnsi="Arial" w:cs="Arial"/>
          <w:i/>
          <w:iCs/>
          <w:color w:val="222222"/>
          <w:shd w:val="clear" w:color="auto" w:fill="FFFFFF"/>
        </w:rPr>
        <w:t>43</w:t>
      </w:r>
      <w:r w:rsidRPr="00E2325A">
        <w:rPr>
          <w:rFonts w:ascii="Arial" w:hAnsi="Arial" w:cs="Arial"/>
          <w:color w:val="222222"/>
          <w:shd w:val="clear" w:color="auto" w:fill="FFFFFF"/>
        </w:rPr>
        <w:t>(5), 1881-1893.</w:t>
      </w:r>
    </w:p>
    <w:p w14:paraId="67815FF2"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[34]</w:t>
      </w:r>
      <w:r w:rsidRPr="00E2325A">
        <w:rPr>
          <w:rFonts w:ascii="Arial" w:hAnsi="Arial" w:cs="Arial"/>
          <w:color w:val="222222"/>
          <w:shd w:val="clear" w:color="auto" w:fill="FFFFFF"/>
        </w:rPr>
        <w:tab/>
        <w:t xml:space="preserve">Kanu, S., Khoja, R., Lal, S., Raghavendra, B. S., &amp; Asha, C. S. (2020). </w:t>
      </w:r>
      <w:proofErr w:type="spellStart"/>
      <w:r w:rsidRPr="00E2325A">
        <w:rPr>
          <w:rFonts w:ascii="Arial" w:hAnsi="Arial" w:cs="Arial"/>
          <w:color w:val="222222"/>
          <w:shd w:val="clear" w:color="auto" w:fill="FFFFFF"/>
        </w:rPr>
        <w:t>CloudX</w:t>
      </w:r>
      <w:proofErr w:type="spellEnd"/>
      <w:r w:rsidRPr="00E2325A">
        <w:rPr>
          <w:rFonts w:ascii="Arial" w:hAnsi="Arial" w:cs="Arial"/>
          <w:color w:val="222222"/>
          <w:shd w:val="clear" w:color="auto" w:fill="FFFFFF"/>
        </w:rPr>
        <w:t>-net: A robust encoder-decoder architecture for cloud detection from satellite remote sensing images. </w:t>
      </w:r>
      <w:r w:rsidRPr="00E2325A">
        <w:rPr>
          <w:rFonts w:ascii="Arial" w:hAnsi="Arial" w:cs="Arial"/>
          <w:i/>
          <w:iCs/>
          <w:color w:val="222222"/>
          <w:shd w:val="clear" w:color="auto" w:fill="FFFFFF"/>
        </w:rPr>
        <w:t>Remote Sensing Applications: Society and Environment</w:t>
      </w:r>
      <w:r w:rsidRPr="00E2325A">
        <w:rPr>
          <w:rFonts w:ascii="Arial" w:hAnsi="Arial" w:cs="Arial"/>
          <w:color w:val="222222"/>
          <w:shd w:val="clear" w:color="auto" w:fill="FFFFFF"/>
        </w:rPr>
        <w:t>, </w:t>
      </w:r>
      <w:r w:rsidRPr="00E2325A">
        <w:rPr>
          <w:rFonts w:ascii="Arial" w:hAnsi="Arial" w:cs="Arial"/>
          <w:i/>
          <w:iCs/>
          <w:color w:val="222222"/>
          <w:shd w:val="clear" w:color="auto" w:fill="FFFFFF"/>
        </w:rPr>
        <w:t>20</w:t>
      </w:r>
      <w:r w:rsidRPr="00E2325A">
        <w:rPr>
          <w:rFonts w:ascii="Arial" w:hAnsi="Arial" w:cs="Arial"/>
          <w:color w:val="222222"/>
          <w:shd w:val="clear" w:color="auto" w:fill="FFFFFF"/>
        </w:rPr>
        <w:t>, 100417.</w:t>
      </w:r>
    </w:p>
    <w:p w14:paraId="694AC4DE"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[35]</w:t>
      </w:r>
      <w:r w:rsidRPr="00E2325A">
        <w:rPr>
          <w:rFonts w:ascii="Arial" w:hAnsi="Arial" w:cs="Arial"/>
          <w:color w:val="222222"/>
          <w:shd w:val="clear" w:color="auto" w:fill="FFFFFF"/>
        </w:rPr>
        <w:tab/>
        <w:t xml:space="preserve">Crisler, M., Essig, R., Estrada, J., Fernandez, G., </w:t>
      </w:r>
      <w:proofErr w:type="spellStart"/>
      <w:r w:rsidRPr="00E2325A">
        <w:rPr>
          <w:rFonts w:ascii="Arial" w:hAnsi="Arial" w:cs="Arial"/>
          <w:color w:val="222222"/>
          <w:shd w:val="clear" w:color="auto" w:fill="FFFFFF"/>
        </w:rPr>
        <w:t>Tiffenberg</w:t>
      </w:r>
      <w:proofErr w:type="spellEnd"/>
      <w:r w:rsidRPr="00E2325A">
        <w:rPr>
          <w:rFonts w:ascii="Arial" w:hAnsi="Arial" w:cs="Arial"/>
          <w:color w:val="222222"/>
          <w:shd w:val="clear" w:color="auto" w:fill="FFFFFF"/>
        </w:rPr>
        <w:t xml:space="preserve">, J., </w:t>
      </w:r>
      <w:proofErr w:type="spellStart"/>
      <w:r w:rsidRPr="00E2325A">
        <w:rPr>
          <w:rFonts w:ascii="Arial" w:hAnsi="Arial" w:cs="Arial"/>
          <w:color w:val="222222"/>
          <w:shd w:val="clear" w:color="auto" w:fill="FFFFFF"/>
        </w:rPr>
        <w:t>Haro</w:t>
      </w:r>
      <w:proofErr w:type="spellEnd"/>
      <w:r w:rsidRPr="00E2325A">
        <w:rPr>
          <w:rFonts w:ascii="Arial" w:hAnsi="Arial" w:cs="Arial"/>
          <w:color w:val="222222"/>
          <w:shd w:val="clear" w:color="auto" w:fill="FFFFFF"/>
        </w:rPr>
        <w:t>, M. S., ... &amp; Sensei Collaboration. (2018). SENSEI: first direct-detection constraints on sub-GeV dark matter from a surface run. </w:t>
      </w:r>
      <w:r w:rsidRPr="00E2325A">
        <w:rPr>
          <w:rFonts w:ascii="Arial" w:hAnsi="Arial" w:cs="Arial"/>
          <w:i/>
          <w:iCs/>
          <w:color w:val="222222"/>
          <w:shd w:val="clear" w:color="auto" w:fill="FFFFFF"/>
        </w:rPr>
        <w:t>Physical review letters</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121</w:t>
      </w:r>
      <w:r w:rsidRPr="00E2325A">
        <w:rPr>
          <w:rFonts w:ascii="Arial" w:hAnsi="Arial" w:cs="Arial"/>
          <w:color w:val="222222"/>
          <w:shd w:val="clear" w:color="auto" w:fill="FFFFFF"/>
        </w:rPr>
        <w:t>(6), 061803.</w:t>
      </w:r>
    </w:p>
    <w:p w14:paraId="746F5F72"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Times New Roman" w:eastAsia="Times New Roman" w:hAnsi="Times New Roman" w:cs="Times New Roman"/>
        </w:rPr>
        <w:t xml:space="preserve">[36] </w:t>
      </w:r>
      <w:r w:rsidRPr="00E2325A">
        <w:rPr>
          <w:rFonts w:ascii="Times New Roman" w:eastAsia="Times New Roman" w:hAnsi="Times New Roman" w:cs="Times New Roman"/>
        </w:rPr>
        <w:tab/>
      </w:r>
      <w:proofErr w:type="spellStart"/>
      <w:r w:rsidRPr="00E2325A">
        <w:rPr>
          <w:rFonts w:ascii="Arial" w:hAnsi="Arial" w:cs="Arial"/>
          <w:color w:val="222222"/>
          <w:shd w:val="clear" w:color="auto" w:fill="FFFFFF"/>
        </w:rPr>
        <w:t>Erdélyi</w:t>
      </w:r>
      <w:proofErr w:type="spellEnd"/>
      <w:r w:rsidRPr="00E2325A">
        <w:rPr>
          <w:rFonts w:ascii="Arial" w:hAnsi="Arial" w:cs="Arial"/>
          <w:color w:val="222222"/>
          <w:shd w:val="clear" w:color="auto" w:fill="FFFFFF"/>
        </w:rPr>
        <w:t xml:space="preserve">, J., </w:t>
      </w:r>
      <w:proofErr w:type="spellStart"/>
      <w:r w:rsidRPr="00E2325A">
        <w:rPr>
          <w:rFonts w:ascii="Arial" w:hAnsi="Arial" w:cs="Arial"/>
          <w:color w:val="222222"/>
          <w:shd w:val="clear" w:color="auto" w:fill="FFFFFF"/>
        </w:rPr>
        <w:t>Kopáčik</w:t>
      </w:r>
      <w:proofErr w:type="spellEnd"/>
      <w:r w:rsidRPr="00E2325A">
        <w:rPr>
          <w:rFonts w:ascii="Arial" w:hAnsi="Arial" w:cs="Arial"/>
          <w:color w:val="222222"/>
          <w:shd w:val="clear" w:color="auto" w:fill="FFFFFF"/>
        </w:rPr>
        <w:t xml:space="preserve">, A., &amp; </w:t>
      </w:r>
      <w:proofErr w:type="spellStart"/>
      <w:r w:rsidRPr="00E2325A">
        <w:rPr>
          <w:rFonts w:ascii="Arial" w:hAnsi="Arial" w:cs="Arial"/>
          <w:color w:val="222222"/>
          <w:shd w:val="clear" w:color="auto" w:fill="FFFFFF"/>
        </w:rPr>
        <w:t>Kyrinovič</w:t>
      </w:r>
      <w:proofErr w:type="spellEnd"/>
      <w:r w:rsidRPr="00E2325A">
        <w:rPr>
          <w:rFonts w:ascii="Arial" w:hAnsi="Arial" w:cs="Arial"/>
          <w:color w:val="222222"/>
          <w:shd w:val="clear" w:color="auto" w:fill="FFFFFF"/>
        </w:rPr>
        <w:t>, P. (2020). Spatial data analysis for deformation monitoring of bridge structures. </w:t>
      </w:r>
      <w:r w:rsidRPr="00E2325A">
        <w:rPr>
          <w:rFonts w:ascii="Arial" w:hAnsi="Arial" w:cs="Arial"/>
          <w:i/>
          <w:iCs/>
          <w:color w:val="222222"/>
          <w:shd w:val="clear" w:color="auto" w:fill="FFFFFF"/>
        </w:rPr>
        <w:t>Applied Sciences</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10</w:t>
      </w:r>
      <w:r w:rsidRPr="00E2325A">
        <w:rPr>
          <w:rFonts w:ascii="Arial" w:hAnsi="Arial" w:cs="Arial"/>
          <w:color w:val="222222"/>
          <w:shd w:val="clear" w:color="auto" w:fill="FFFFFF"/>
        </w:rPr>
        <w:t>(23), 8731.</w:t>
      </w:r>
    </w:p>
    <w:p w14:paraId="6FADA0B5" w14:textId="77777777" w:rsidR="00EE7B15" w:rsidRPr="00E2325A"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 xml:space="preserve">[37]     Herold, M., </w:t>
      </w:r>
      <w:proofErr w:type="spellStart"/>
      <w:r w:rsidRPr="00E2325A">
        <w:rPr>
          <w:rFonts w:ascii="Arial" w:hAnsi="Arial" w:cs="Arial"/>
          <w:color w:val="222222"/>
          <w:shd w:val="clear" w:color="auto" w:fill="FFFFFF"/>
        </w:rPr>
        <w:t>Scepan</w:t>
      </w:r>
      <w:proofErr w:type="spellEnd"/>
      <w:r w:rsidRPr="00E2325A">
        <w:rPr>
          <w:rFonts w:ascii="Arial" w:hAnsi="Arial" w:cs="Arial"/>
          <w:color w:val="222222"/>
          <w:shd w:val="clear" w:color="auto" w:fill="FFFFFF"/>
        </w:rPr>
        <w:t>, J., &amp; Clarke, K. C. (2002). The use of remote sensing and landscape metrics to describe structures and changes in urban land uses. </w:t>
      </w:r>
      <w:r w:rsidRPr="00E2325A">
        <w:rPr>
          <w:rFonts w:ascii="Arial" w:hAnsi="Arial" w:cs="Arial"/>
          <w:i/>
          <w:iCs/>
          <w:color w:val="222222"/>
          <w:shd w:val="clear" w:color="auto" w:fill="FFFFFF"/>
        </w:rPr>
        <w:t>Environment and planning A</w:t>
      </w:r>
      <w:r w:rsidRPr="00E2325A">
        <w:rPr>
          <w:rFonts w:ascii="Arial" w:hAnsi="Arial" w:cs="Arial"/>
          <w:color w:val="222222"/>
          <w:shd w:val="clear" w:color="auto" w:fill="FFFFFF"/>
        </w:rPr>
        <w:t>, </w:t>
      </w:r>
      <w:r w:rsidRPr="00E2325A">
        <w:rPr>
          <w:rFonts w:ascii="Arial" w:hAnsi="Arial" w:cs="Arial"/>
          <w:i/>
          <w:iCs/>
          <w:color w:val="222222"/>
          <w:shd w:val="clear" w:color="auto" w:fill="FFFFFF"/>
        </w:rPr>
        <w:t>34</w:t>
      </w:r>
      <w:r w:rsidRPr="00E2325A">
        <w:rPr>
          <w:rFonts w:ascii="Arial" w:hAnsi="Arial" w:cs="Arial"/>
          <w:color w:val="222222"/>
          <w:shd w:val="clear" w:color="auto" w:fill="FFFFFF"/>
        </w:rPr>
        <w:t>(8), 1443-1458.</w:t>
      </w:r>
    </w:p>
    <w:p w14:paraId="72FB292D" w14:textId="77777777" w:rsidR="00EE7B15" w:rsidRDefault="00EE7B15" w:rsidP="00EE7B15">
      <w:pPr>
        <w:autoSpaceDE w:val="0"/>
        <w:autoSpaceDN w:val="0"/>
        <w:ind w:hanging="640"/>
        <w:rPr>
          <w:rFonts w:ascii="Arial" w:hAnsi="Arial" w:cs="Arial"/>
          <w:color w:val="222222"/>
          <w:shd w:val="clear" w:color="auto" w:fill="FFFFFF"/>
        </w:rPr>
      </w:pPr>
      <w:r w:rsidRPr="00E2325A">
        <w:rPr>
          <w:rFonts w:ascii="Arial" w:hAnsi="Arial" w:cs="Arial"/>
          <w:color w:val="222222"/>
          <w:shd w:val="clear" w:color="auto" w:fill="FFFFFF"/>
        </w:rPr>
        <w:t>[38]</w:t>
      </w:r>
      <w:r w:rsidRPr="00E2325A">
        <w:rPr>
          <w:rFonts w:ascii="Arial" w:hAnsi="Arial" w:cs="Arial"/>
          <w:color w:val="222222"/>
          <w:shd w:val="clear" w:color="auto" w:fill="FFFFFF"/>
        </w:rPr>
        <w:tab/>
        <w:t>Zandbergen, P. A. (2008). Positional accuracy of spatial data: Non</w:t>
      </w:r>
      <w:r w:rsidRPr="00E2325A">
        <w:rPr>
          <w:rFonts w:ascii="Cambria Math" w:hAnsi="Cambria Math" w:cs="Cambria Math"/>
          <w:color w:val="222222"/>
          <w:shd w:val="clear" w:color="auto" w:fill="FFFFFF"/>
        </w:rPr>
        <w:t>‐</w:t>
      </w:r>
      <w:r w:rsidRPr="00E2325A">
        <w:rPr>
          <w:rFonts w:ascii="Arial" w:hAnsi="Arial" w:cs="Arial"/>
          <w:color w:val="222222"/>
          <w:shd w:val="clear" w:color="auto" w:fill="FFFFFF"/>
        </w:rPr>
        <w:t>normal distributions and a critique of the national standard for spatial data accuracy. </w:t>
      </w:r>
      <w:r w:rsidRPr="00E2325A">
        <w:rPr>
          <w:rFonts w:ascii="Arial" w:hAnsi="Arial" w:cs="Arial"/>
          <w:i/>
          <w:iCs/>
          <w:color w:val="222222"/>
          <w:shd w:val="clear" w:color="auto" w:fill="FFFFFF"/>
        </w:rPr>
        <w:t>Transactions in GIS</w:t>
      </w:r>
      <w:r w:rsidRPr="00E2325A">
        <w:rPr>
          <w:rFonts w:ascii="Arial" w:hAnsi="Arial" w:cs="Arial"/>
          <w:color w:val="222222"/>
          <w:shd w:val="clear" w:color="auto" w:fill="FFFFFF"/>
        </w:rPr>
        <w:t>, </w:t>
      </w:r>
      <w:r w:rsidRPr="00E2325A">
        <w:rPr>
          <w:rFonts w:ascii="Arial" w:hAnsi="Arial" w:cs="Arial"/>
          <w:i/>
          <w:iCs/>
          <w:color w:val="222222"/>
          <w:shd w:val="clear" w:color="auto" w:fill="FFFFFF"/>
        </w:rPr>
        <w:t>12</w:t>
      </w:r>
      <w:r w:rsidRPr="00E2325A">
        <w:rPr>
          <w:rFonts w:ascii="Arial" w:hAnsi="Arial" w:cs="Arial"/>
          <w:color w:val="222222"/>
          <w:shd w:val="clear" w:color="auto" w:fill="FFFFFF"/>
        </w:rPr>
        <w:t>(1), 103-130.</w:t>
      </w:r>
    </w:p>
    <w:p w14:paraId="28679311" w14:textId="77777777" w:rsidR="00EE7B15" w:rsidRDefault="00EE7B15" w:rsidP="00EE7B15">
      <w:pPr>
        <w:autoSpaceDE w:val="0"/>
        <w:autoSpaceDN w:val="0"/>
        <w:ind w:hanging="640"/>
        <w:rPr>
          <w:rFonts w:ascii="Arial" w:hAnsi="Arial" w:cs="Arial"/>
          <w:color w:val="222222"/>
          <w:shd w:val="clear" w:color="auto" w:fill="FFFFFF"/>
        </w:rPr>
      </w:pPr>
      <w:r>
        <w:rPr>
          <w:rFonts w:ascii="Arial" w:hAnsi="Arial" w:cs="Arial"/>
          <w:color w:val="222222"/>
          <w:shd w:val="clear" w:color="auto" w:fill="FFFFFF"/>
        </w:rPr>
        <w:t>[39]</w:t>
      </w:r>
      <w:r>
        <w:rPr>
          <w:rFonts w:ascii="Arial" w:hAnsi="Arial" w:cs="Arial"/>
          <w:color w:val="222222"/>
          <w:shd w:val="clear" w:color="auto" w:fill="FFFFFF"/>
        </w:rPr>
        <w:tab/>
      </w:r>
      <w:r w:rsidRPr="00381B81">
        <w:rPr>
          <w:rFonts w:ascii="Arial" w:hAnsi="Arial" w:cs="Arial"/>
          <w:color w:val="222222"/>
          <w:shd w:val="clear" w:color="auto" w:fill="FFFFFF"/>
        </w:rPr>
        <w:t xml:space="preserve">Li, P., Dong, L., Xiao, H., &amp; Xu, M. (2015). </w:t>
      </w:r>
      <w:r>
        <w:rPr>
          <w:rFonts w:ascii="Arial" w:hAnsi="Arial" w:cs="Arial"/>
          <w:color w:val="222222"/>
          <w:shd w:val="clear" w:color="auto" w:fill="FFFFFF"/>
        </w:rPr>
        <w:t>A cloud image detection method based on SVM vector machine. </w:t>
      </w:r>
      <w:r>
        <w:rPr>
          <w:rFonts w:ascii="Arial" w:hAnsi="Arial" w:cs="Arial"/>
          <w:i/>
          <w:iCs/>
          <w:color w:val="222222"/>
          <w:shd w:val="clear" w:color="auto" w:fill="FFFFFF"/>
        </w:rPr>
        <w:t>Neurocomputing</w:t>
      </w:r>
      <w:r>
        <w:rPr>
          <w:rFonts w:ascii="Arial" w:hAnsi="Arial" w:cs="Arial"/>
          <w:color w:val="222222"/>
          <w:shd w:val="clear" w:color="auto" w:fill="FFFFFF"/>
        </w:rPr>
        <w:t>, </w:t>
      </w:r>
      <w:r>
        <w:rPr>
          <w:rFonts w:ascii="Arial" w:hAnsi="Arial" w:cs="Arial"/>
          <w:i/>
          <w:iCs/>
          <w:color w:val="222222"/>
          <w:shd w:val="clear" w:color="auto" w:fill="FFFFFF"/>
        </w:rPr>
        <w:t>169</w:t>
      </w:r>
      <w:r>
        <w:rPr>
          <w:rFonts w:ascii="Arial" w:hAnsi="Arial" w:cs="Arial"/>
          <w:color w:val="222222"/>
          <w:shd w:val="clear" w:color="auto" w:fill="FFFFFF"/>
        </w:rPr>
        <w:t>, 34-42.</w:t>
      </w:r>
      <w:r>
        <w:rPr>
          <w:rFonts w:ascii="Arial" w:hAnsi="Arial" w:cs="Arial"/>
          <w:color w:val="222222"/>
          <w:shd w:val="clear" w:color="auto" w:fill="FFFFFF"/>
        </w:rPr>
        <w:tab/>
      </w:r>
    </w:p>
    <w:p w14:paraId="2881C66C" w14:textId="77777777" w:rsidR="00EE7B15" w:rsidRDefault="00EE7B15" w:rsidP="00EE7B15">
      <w:pPr>
        <w:autoSpaceDE w:val="0"/>
        <w:autoSpaceDN w:val="0"/>
        <w:ind w:hanging="640"/>
        <w:rPr>
          <w:rFonts w:ascii="Arial" w:hAnsi="Arial" w:cs="Arial"/>
          <w:color w:val="222222"/>
          <w:shd w:val="clear" w:color="auto" w:fill="FFFFFF"/>
        </w:rPr>
      </w:pPr>
      <w:r>
        <w:rPr>
          <w:rFonts w:ascii="Arial" w:hAnsi="Arial" w:cs="Arial"/>
          <w:color w:val="222222"/>
          <w:shd w:val="clear" w:color="auto" w:fill="FFFFFF"/>
        </w:rPr>
        <w:t>[40]</w:t>
      </w:r>
      <w:r>
        <w:rPr>
          <w:rFonts w:ascii="Arial" w:hAnsi="Arial" w:cs="Arial"/>
          <w:color w:val="222222"/>
          <w:shd w:val="clear" w:color="auto" w:fill="FFFFFF"/>
        </w:rPr>
        <w:tab/>
        <w:t xml:space="preserve">Ahmad, A., &amp; </w:t>
      </w:r>
      <w:proofErr w:type="spellStart"/>
      <w:r>
        <w:rPr>
          <w:rFonts w:ascii="Arial" w:hAnsi="Arial" w:cs="Arial"/>
          <w:color w:val="222222"/>
          <w:shd w:val="clear" w:color="auto" w:fill="FFFFFF"/>
        </w:rPr>
        <w:t>Quegan</w:t>
      </w:r>
      <w:proofErr w:type="spellEnd"/>
      <w:r>
        <w:rPr>
          <w:rFonts w:ascii="Arial" w:hAnsi="Arial" w:cs="Arial"/>
          <w:color w:val="222222"/>
          <w:shd w:val="clear" w:color="auto" w:fill="FFFFFF"/>
        </w:rPr>
        <w:t>, S. (2012). Cloud masking for remotely sensed data using spectral and principal components analysis. </w:t>
      </w:r>
      <w:r>
        <w:rPr>
          <w:rFonts w:ascii="Arial" w:hAnsi="Arial" w:cs="Arial"/>
          <w:i/>
          <w:iCs/>
          <w:color w:val="222222"/>
          <w:shd w:val="clear" w:color="auto" w:fill="FFFFFF"/>
        </w:rPr>
        <w:t>Engineering, Technology &amp; Applied Science Research</w:t>
      </w:r>
      <w:r>
        <w:rPr>
          <w:rFonts w:ascii="Arial" w:hAnsi="Arial" w:cs="Arial"/>
          <w:color w:val="222222"/>
          <w:shd w:val="clear" w:color="auto" w:fill="FFFFFF"/>
        </w:rPr>
        <w:t>, </w:t>
      </w:r>
      <w:r>
        <w:rPr>
          <w:rFonts w:ascii="Arial" w:hAnsi="Arial" w:cs="Arial"/>
          <w:i/>
          <w:iCs/>
          <w:color w:val="222222"/>
          <w:shd w:val="clear" w:color="auto" w:fill="FFFFFF"/>
        </w:rPr>
        <w:t>2</w:t>
      </w:r>
      <w:r>
        <w:rPr>
          <w:rFonts w:ascii="Arial" w:hAnsi="Arial" w:cs="Arial"/>
          <w:color w:val="222222"/>
          <w:shd w:val="clear" w:color="auto" w:fill="FFFFFF"/>
        </w:rPr>
        <w:t>(3), 221-225.</w:t>
      </w:r>
    </w:p>
    <w:p w14:paraId="15A5EF82" w14:textId="77777777" w:rsidR="00EE7B15" w:rsidRDefault="00EE7B15" w:rsidP="00EE7B15">
      <w:pPr>
        <w:autoSpaceDE w:val="0"/>
        <w:autoSpaceDN w:val="0"/>
        <w:ind w:hanging="640"/>
        <w:rPr>
          <w:rFonts w:ascii="Arial" w:hAnsi="Arial" w:cs="Arial"/>
          <w:color w:val="222222"/>
          <w:shd w:val="clear" w:color="auto" w:fill="FFFFFF"/>
        </w:rPr>
      </w:pPr>
      <w:r>
        <w:rPr>
          <w:rFonts w:ascii="Arial" w:hAnsi="Arial" w:cs="Arial"/>
          <w:color w:val="222222"/>
          <w:shd w:val="clear" w:color="auto" w:fill="FFFFFF"/>
        </w:rPr>
        <w:t>[41]</w:t>
      </w:r>
      <w:r>
        <w:rPr>
          <w:rFonts w:ascii="Arial" w:hAnsi="Arial" w:cs="Arial"/>
          <w:color w:val="222222"/>
          <w:shd w:val="clear" w:color="auto" w:fill="FFFFFF"/>
        </w:rPr>
        <w:tab/>
        <w:t>Hughes, M. J., &amp; Hayes, D. J. (2014). Automated detection of cloud and cloud shadow in single-date Landsat imagery using neural networks and spatial post-processing. </w:t>
      </w:r>
      <w:r>
        <w:rPr>
          <w:rFonts w:ascii="Arial" w:hAnsi="Arial" w:cs="Arial"/>
          <w:i/>
          <w:iCs/>
          <w:color w:val="222222"/>
          <w:shd w:val="clear" w:color="auto" w:fill="FFFFFF"/>
        </w:rPr>
        <w:t>Remote Sensing</w:t>
      </w:r>
      <w:r>
        <w:rPr>
          <w:rFonts w:ascii="Arial" w:hAnsi="Arial" w:cs="Arial"/>
          <w:color w:val="222222"/>
          <w:shd w:val="clear" w:color="auto" w:fill="FFFFFF"/>
        </w:rPr>
        <w:t>, </w:t>
      </w:r>
      <w:r>
        <w:rPr>
          <w:rFonts w:ascii="Arial" w:hAnsi="Arial" w:cs="Arial"/>
          <w:i/>
          <w:iCs/>
          <w:color w:val="222222"/>
          <w:shd w:val="clear" w:color="auto" w:fill="FFFFFF"/>
        </w:rPr>
        <w:t>6</w:t>
      </w:r>
      <w:r>
        <w:rPr>
          <w:rFonts w:ascii="Arial" w:hAnsi="Arial" w:cs="Arial"/>
          <w:color w:val="222222"/>
          <w:shd w:val="clear" w:color="auto" w:fill="FFFFFF"/>
        </w:rPr>
        <w:t>(6), 4907-4926.</w:t>
      </w:r>
    </w:p>
    <w:p w14:paraId="19E212A4" w14:textId="77777777" w:rsidR="00EE7B15" w:rsidRDefault="00EE7B15" w:rsidP="00EE7B15">
      <w:pPr>
        <w:autoSpaceDE w:val="0"/>
        <w:autoSpaceDN w:val="0"/>
        <w:ind w:hanging="640"/>
        <w:rPr>
          <w:rFonts w:ascii="Arial" w:hAnsi="Arial" w:cs="Arial"/>
          <w:color w:val="222222"/>
          <w:shd w:val="clear" w:color="auto" w:fill="FFFFFF"/>
        </w:rPr>
      </w:pPr>
      <w:r>
        <w:rPr>
          <w:rFonts w:ascii="Arial" w:hAnsi="Arial" w:cs="Arial"/>
          <w:color w:val="222222"/>
          <w:shd w:val="clear" w:color="auto" w:fill="FFFFFF"/>
        </w:rPr>
        <w:t>[42]</w:t>
      </w:r>
      <w:r>
        <w:rPr>
          <w:rFonts w:ascii="Arial" w:hAnsi="Arial" w:cs="Arial"/>
          <w:color w:val="222222"/>
          <w:shd w:val="clear" w:color="auto" w:fill="FFFFFF"/>
        </w:rPr>
        <w:tab/>
        <w:t>Wong, D. W., &amp; Sun, M. (2013). Handling data quality information of survey data in GIS: A case of using the American Community Survey data. </w:t>
      </w:r>
      <w:r>
        <w:rPr>
          <w:rFonts w:ascii="Arial" w:hAnsi="Arial" w:cs="Arial"/>
          <w:i/>
          <w:iCs/>
          <w:color w:val="222222"/>
          <w:shd w:val="clear" w:color="auto" w:fill="FFFFFF"/>
        </w:rPr>
        <w:t>Spatial demography</w:t>
      </w:r>
      <w:r>
        <w:rPr>
          <w:rFonts w:ascii="Arial" w:hAnsi="Arial" w:cs="Arial"/>
          <w:color w:val="222222"/>
          <w:shd w:val="clear" w:color="auto" w:fill="FFFFFF"/>
        </w:rPr>
        <w:t>, </w:t>
      </w:r>
      <w:r>
        <w:rPr>
          <w:rFonts w:ascii="Arial" w:hAnsi="Arial" w:cs="Arial"/>
          <w:i/>
          <w:iCs/>
          <w:color w:val="222222"/>
          <w:shd w:val="clear" w:color="auto" w:fill="FFFFFF"/>
        </w:rPr>
        <w:t>1</w:t>
      </w:r>
      <w:r>
        <w:rPr>
          <w:rFonts w:ascii="Arial" w:hAnsi="Arial" w:cs="Arial"/>
          <w:color w:val="222222"/>
          <w:shd w:val="clear" w:color="auto" w:fill="FFFFFF"/>
        </w:rPr>
        <w:t>, 3-16.</w:t>
      </w:r>
    </w:p>
    <w:p w14:paraId="44E330F4" w14:textId="77777777" w:rsidR="00EE7B15" w:rsidRDefault="00EE7B15">
      <w:pPr>
        <w:rPr>
          <w:sz w:val="24"/>
          <w:szCs w:val="24"/>
        </w:rPr>
      </w:pPr>
    </w:p>
    <w:sectPr w:rsidR="00EE7B15">
      <w:footerReference w:type="default" r:id="rId27"/>
      <w:pgSz w:w="11906" w:h="16838"/>
      <w:pgMar w:top="1440" w:right="1440" w:bottom="1440" w:left="1440" w:header="708" w:footer="708"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icrosoft Office User" w:date="2023-05-25T15:53:00Z" w:initials="MOU">
    <w:p w14:paraId="52D6B032" w14:textId="77777777" w:rsidR="0023459A" w:rsidRDefault="0023459A" w:rsidP="00057466">
      <w:pPr>
        <w:jc w:val="left"/>
      </w:pPr>
      <w:r>
        <w:rPr>
          <w:rStyle w:val="CommentReference"/>
        </w:rPr>
        <w:annotationRef/>
      </w:r>
      <w:r>
        <w:rPr>
          <w:color w:val="000000"/>
        </w:rPr>
        <w:t>I think this mention Data Quality.</w:t>
      </w:r>
    </w:p>
  </w:comment>
  <w:comment w:id="56" w:author="Microsoft Office User" w:date="2023-05-25T16:10:00Z" w:initials="MOU">
    <w:p w14:paraId="0004C0AE" w14:textId="77777777" w:rsidR="008A33CD" w:rsidRDefault="008A33CD" w:rsidP="00B776FD">
      <w:pPr>
        <w:jc w:val="left"/>
      </w:pPr>
      <w:r>
        <w:rPr>
          <w:rStyle w:val="CommentReference"/>
        </w:rPr>
        <w:annotationRef/>
      </w:r>
      <w:r>
        <w:rPr>
          <w:color w:val="000000"/>
        </w:rPr>
        <w:t>Need to fix up the figure numbers in the caption and in the text of the report.</w:t>
      </w:r>
    </w:p>
  </w:comment>
  <w:comment w:id="207" w:author="Microsoft Office User" w:date="2023-05-25T16:37:00Z" w:initials="MOU">
    <w:p w14:paraId="20C01F45" w14:textId="77777777" w:rsidR="00C230DA" w:rsidRDefault="00C230DA" w:rsidP="009B432B">
      <w:pPr>
        <w:jc w:val="left"/>
      </w:pPr>
      <w:r>
        <w:rPr>
          <w:rStyle w:val="CommentReference"/>
        </w:rPr>
        <w:annotationRef/>
      </w:r>
      <w:r>
        <w:rPr>
          <w:color w:val="000000"/>
        </w:rPr>
        <w:t>Link to the sections above.  How have they informed the design.</w:t>
      </w:r>
    </w:p>
  </w:comment>
  <w:comment w:id="208" w:author="Punit Gupta [2]" w:date="2023-06-06T18:33:00Z" w:initials="PG">
    <w:p w14:paraId="69BC6C17" w14:textId="77777777" w:rsidR="00355ED8" w:rsidRDefault="00355ED8" w:rsidP="00A522A6">
      <w:pPr>
        <w:pStyle w:val="CommentText"/>
        <w:jc w:val="left"/>
      </w:pPr>
      <w:r>
        <w:rPr>
          <w:rStyle w:val="CommentReference"/>
        </w:rPr>
        <w:annotationRef/>
      </w:r>
      <w:r>
        <w:rPr>
          <w:lang w:val="en-IE"/>
        </w:rPr>
        <w:t>done</w:t>
      </w:r>
    </w:p>
  </w:comment>
  <w:comment w:id="227" w:author="Microsoft Office User" w:date="2023-05-25T16:37:00Z" w:initials="MOU">
    <w:p w14:paraId="5CBE82F1" w14:textId="206E20FF" w:rsidR="00C230DA" w:rsidRDefault="00C230DA" w:rsidP="00386857">
      <w:pPr>
        <w:jc w:val="left"/>
      </w:pPr>
      <w:r>
        <w:rPr>
          <w:rStyle w:val="CommentReference"/>
        </w:rPr>
        <w:annotationRef/>
      </w:r>
      <w:r>
        <w:rPr>
          <w:color w:val="000000"/>
        </w:rPr>
        <w:t>Describe this in more detail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D6B032" w15:done="0"/>
  <w15:commentEx w15:paraId="0004C0AE" w15:done="0"/>
  <w15:commentEx w15:paraId="20C01F45" w15:done="1"/>
  <w15:commentEx w15:paraId="69BC6C17" w15:paraIdParent="20C01F45" w15:done="1"/>
  <w15:commentEx w15:paraId="5CBE82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02F4" w16cex:dateUtc="2023-05-25T14:53:00Z"/>
  <w16cex:commentExtensible w16cex:durableId="281A06DF" w16cex:dateUtc="2023-05-25T15:10:00Z"/>
  <w16cex:commentExtensible w16cex:durableId="281A0D31" w16cex:dateUtc="2023-05-25T15:37:00Z"/>
  <w16cex:commentExtensible w16cex:durableId="2829FA6A" w16cex:dateUtc="2023-06-06T13:03:00Z"/>
  <w16cex:commentExtensible w16cex:durableId="281A0D42" w16cex:dateUtc="2023-05-2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D6B032" w16cid:durableId="281A02F4"/>
  <w16cid:commentId w16cid:paraId="0004C0AE" w16cid:durableId="281A06DF"/>
  <w16cid:commentId w16cid:paraId="20C01F45" w16cid:durableId="281A0D31"/>
  <w16cid:commentId w16cid:paraId="69BC6C17" w16cid:durableId="2829FA6A"/>
  <w16cid:commentId w16cid:paraId="5CBE82F1" w16cid:durableId="281A0D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CF16F" w14:textId="77777777" w:rsidR="0066083F" w:rsidRDefault="0066083F">
      <w:pPr>
        <w:spacing w:after="0" w:line="240" w:lineRule="auto"/>
      </w:pPr>
      <w:r>
        <w:separator/>
      </w:r>
    </w:p>
  </w:endnote>
  <w:endnote w:type="continuationSeparator" w:id="0">
    <w:p w14:paraId="07DB08E7" w14:textId="77777777" w:rsidR="0066083F" w:rsidRDefault="0066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5330" w14:textId="77777777" w:rsidR="00434929" w:rsidRDefault="009018E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7DB5">
      <w:rPr>
        <w:noProof/>
        <w:color w:val="000000"/>
      </w:rPr>
      <w:t>2</w:t>
    </w:r>
    <w:r>
      <w:rPr>
        <w:color w:val="000000"/>
      </w:rPr>
      <w:fldChar w:fldCharType="end"/>
    </w:r>
  </w:p>
  <w:p w14:paraId="7DC82E9B" w14:textId="77777777" w:rsidR="00434929" w:rsidRDefault="0043492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5B042" w14:textId="77777777" w:rsidR="0066083F" w:rsidRDefault="0066083F">
      <w:pPr>
        <w:spacing w:after="0" w:line="240" w:lineRule="auto"/>
      </w:pPr>
      <w:r>
        <w:separator/>
      </w:r>
    </w:p>
  </w:footnote>
  <w:footnote w:type="continuationSeparator" w:id="0">
    <w:p w14:paraId="3D46B2DC" w14:textId="77777777" w:rsidR="0066083F" w:rsidRDefault="00660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1204"/>
    <w:multiLevelType w:val="multilevel"/>
    <w:tmpl w:val="A31E5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0B7414"/>
    <w:multiLevelType w:val="multilevel"/>
    <w:tmpl w:val="E45A0872"/>
    <w:lvl w:ilvl="0">
      <w:start w:val="1"/>
      <w:numFmt w:val="bullet"/>
      <w:lvlText w:val="•"/>
      <w:lvlJc w:val="left"/>
      <w:pPr>
        <w:ind w:left="36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2" w15:restartNumberingAfterBreak="0">
    <w:nsid w:val="104A244F"/>
    <w:multiLevelType w:val="multilevel"/>
    <w:tmpl w:val="45BED6A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157C01"/>
    <w:multiLevelType w:val="multilevel"/>
    <w:tmpl w:val="E5FC99AC"/>
    <w:lvl w:ilvl="0">
      <w:start w:val="3"/>
      <w:numFmt w:val="decimal"/>
      <w:lvlText w:val="%1."/>
      <w:lvlJc w:val="left"/>
      <w:pPr>
        <w:ind w:left="612" w:hanging="612"/>
      </w:pPr>
      <w:rPr>
        <w:rFonts w:ascii="Calibri" w:hAnsi="Calibri" w:cs="Calibri" w:hint="default"/>
        <w:color w:val="2F5496"/>
        <w:sz w:val="26"/>
      </w:rPr>
    </w:lvl>
    <w:lvl w:ilvl="1">
      <w:start w:val="1"/>
      <w:numFmt w:val="decimal"/>
      <w:lvlText w:val="%1.%2."/>
      <w:lvlJc w:val="left"/>
      <w:pPr>
        <w:ind w:left="612" w:hanging="612"/>
      </w:pPr>
      <w:rPr>
        <w:rFonts w:ascii="Calibri" w:hAnsi="Calibri" w:cs="Calibri" w:hint="default"/>
        <w:color w:val="2F5496"/>
        <w:sz w:val="26"/>
      </w:rPr>
    </w:lvl>
    <w:lvl w:ilvl="2">
      <w:start w:val="1"/>
      <w:numFmt w:val="decimal"/>
      <w:lvlText w:val="%1.%2.%3."/>
      <w:lvlJc w:val="left"/>
      <w:pPr>
        <w:ind w:left="720" w:hanging="720"/>
      </w:pPr>
      <w:rPr>
        <w:rFonts w:ascii="Calibri" w:hAnsi="Calibri" w:cs="Calibri" w:hint="default"/>
        <w:color w:val="2F5496"/>
        <w:sz w:val="26"/>
      </w:rPr>
    </w:lvl>
    <w:lvl w:ilvl="3">
      <w:start w:val="1"/>
      <w:numFmt w:val="decimal"/>
      <w:lvlText w:val="%1.%2.%3.%4."/>
      <w:lvlJc w:val="left"/>
      <w:pPr>
        <w:ind w:left="720" w:hanging="720"/>
      </w:pPr>
      <w:rPr>
        <w:rFonts w:ascii="Calibri" w:hAnsi="Calibri" w:cs="Calibri" w:hint="default"/>
        <w:color w:val="2F5496"/>
        <w:sz w:val="26"/>
      </w:rPr>
    </w:lvl>
    <w:lvl w:ilvl="4">
      <w:start w:val="1"/>
      <w:numFmt w:val="decimal"/>
      <w:lvlText w:val="%1.%2.%3.%4.%5."/>
      <w:lvlJc w:val="left"/>
      <w:pPr>
        <w:ind w:left="1080" w:hanging="1080"/>
      </w:pPr>
      <w:rPr>
        <w:rFonts w:ascii="Calibri" w:hAnsi="Calibri" w:cs="Calibri" w:hint="default"/>
        <w:color w:val="2F5496"/>
        <w:sz w:val="26"/>
      </w:rPr>
    </w:lvl>
    <w:lvl w:ilvl="5">
      <w:start w:val="1"/>
      <w:numFmt w:val="decimal"/>
      <w:lvlText w:val="%1.%2.%3.%4.%5.%6."/>
      <w:lvlJc w:val="left"/>
      <w:pPr>
        <w:ind w:left="1080" w:hanging="1080"/>
      </w:pPr>
      <w:rPr>
        <w:rFonts w:ascii="Calibri" w:hAnsi="Calibri" w:cs="Calibri" w:hint="default"/>
        <w:color w:val="2F5496"/>
        <w:sz w:val="26"/>
      </w:rPr>
    </w:lvl>
    <w:lvl w:ilvl="6">
      <w:start w:val="1"/>
      <w:numFmt w:val="decimal"/>
      <w:lvlText w:val="%1.%2.%3.%4.%5.%6.%7."/>
      <w:lvlJc w:val="left"/>
      <w:pPr>
        <w:ind w:left="1080" w:hanging="1080"/>
      </w:pPr>
      <w:rPr>
        <w:rFonts w:ascii="Calibri" w:hAnsi="Calibri" w:cs="Calibri" w:hint="default"/>
        <w:color w:val="2F5496"/>
        <w:sz w:val="26"/>
      </w:rPr>
    </w:lvl>
    <w:lvl w:ilvl="7">
      <w:start w:val="1"/>
      <w:numFmt w:val="decimal"/>
      <w:lvlText w:val="%1.%2.%3.%4.%5.%6.%7.%8."/>
      <w:lvlJc w:val="left"/>
      <w:pPr>
        <w:ind w:left="1440" w:hanging="1440"/>
      </w:pPr>
      <w:rPr>
        <w:rFonts w:ascii="Calibri" w:hAnsi="Calibri" w:cs="Calibri" w:hint="default"/>
        <w:color w:val="2F5496"/>
        <w:sz w:val="26"/>
      </w:rPr>
    </w:lvl>
    <w:lvl w:ilvl="8">
      <w:start w:val="1"/>
      <w:numFmt w:val="decimal"/>
      <w:lvlText w:val="%1.%2.%3.%4.%5.%6.%7.%8.%9."/>
      <w:lvlJc w:val="left"/>
      <w:pPr>
        <w:ind w:left="1440" w:hanging="1440"/>
      </w:pPr>
      <w:rPr>
        <w:rFonts w:ascii="Calibri" w:hAnsi="Calibri" w:cs="Calibri" w:hint="default"/>
        <w:color w:val="2F5496"/>
        <w:sz w:val="26"/>
      </w:rPr>
    </w:lvl>
  </w:abstractNum>
  <w:abstractNum w:abstractNumId="4" w15:restartNumberingAfterBreak="0">
    <w:nsid w:val="32411A66"/>
    <w:multiLevelType w:val="hybridMultilevel"/>
    <w:tmpl w:val="E3164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6C7FC0"/>
    <w:multiLevelType w:val="multilevel"/>
    <w:tmpl w:val="9B766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F739E2"/>
    <w:multiLevelType w:val="hybridMultilevel"/>
    <w:tmpl w:val="C854B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CF74CA"/>
    <w:multiLevelType w:val="multilevel"/>
    <w:tmpl w:val="7018D5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3E147BB"/>
    <w:multiLevelType w:val="multilevel"/>
    <w:tmpl w:val="4B5ED8F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45A1075F"/>
    <w:multiLevelType w:val="multilevel"/>
    <w:tmpl w:val="BF1C3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6237CF"/>
    <w:multiLevelType w:val="multilevel"/>
    <w:tmpl w:val="737E1964"/>
    <w:lvl w:ilvl="0">
      <w:start w:val="1"/>
      <w:numFmt w:val="bullet"/>
      <w:lvlText w:val="●"/>
      <w:lvlJc w:val="left"/>
      <w:pPr>
        <w:ind w:left="720" w:hanging="360"/>
      </w:pPr>
      <w:rPr>
        <w:rFonts w:ascii="Noto Sans Symbols" w:eastAsia="Noto Sans Symbols" w:hAnsi="Noto Sans Symbols" w:cs="Noto Sans Symbols"/>
      </w:rPr>
    </w:lvl>
    <w:lvl w:ilvl="1">
      <w:start w:val="2"/>
      <w:numFmt w:val="bullet"/>
      <w:lvlText w:val="•"/>
      <w:lvlJc w:val="left"/>
      <w:pPr>
        <w:ind w:left="1800" w:hanging="72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832618"/>
    <w:multiLevelType w:val="multilevel"/>
    <w:tmpl w:val="259664B8"/>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282C9D"/>
    <w:multiLevelType w:val="multilevel"/>
    <w:tmpl w:val="77FEB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C9F3301"/>
    <w:multiLevelType w:val="multilevel"/>
    <w:tmpl w:val="BEE4DA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3686907">
    <w:abstractNumId w:val="2"/>
  </w:num>
  <w:num w:numId="2" w16cid:durableId="783378853">
    <w:abstractNumId w:val="8"/>
  </w:num>
  <w:num w:numId="3" w16cid:durableId="292978302">
    <w:abstractNumId w:val="1"/>
  </w:num>
  <w:num w:numId="4" w16cid:durableId="1053775759">
    <w:abstractNumId w:val="13"/>
  </w:num>
  <w:num w:numId="5" w16cid:durableId="1429765798">
    <w:abstractNumId w:val="5"/>
  </w:num>
  <w:num w:numId="6" w16cid:durableId="745225350">
    <w:abstractNumId w:val="12"/>
  </w:num>
  <w:num w:numId="7" w16cid:durableId="1520581133">
    <w:abstractNumId w:val="0"/>
  </w:num>
  <w:num w:numId="8" w16cid:durableId="1121262308">
    <w:abstractNumId w:val="10"/>
  </w:num>
  <w:num w:numId="9" w16cid:durableId="1075935407">
    <w:abstractNumId w:val="7"/>
  </w:num>
  <w:num w:numId="10" w16cid:durableId="1343125881">
    <w:abstractNumId w:val="9"/>
  </w:num>
  <w:num w:numId="11" w16cid:durableId="1158569729">
    <w:abstractNumId w:val="3"/>
  </w:num>
  <w:num w:numId="12" w16cid:durableId="258219796">
    <w:abstractNumId w:val="11"/>
  </w:num>
  <w:num w:numId="13" w16cid:durableId="2108579036">
    <w:abstractNumId w:val="6"/>
  </w:num>
  <w:num w:numId="14" w16cid:durableId="96508999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unit Gupta">
    <w15:presenceInfo w15:providerId="AD" w15:userId="S::punit.gupta@ucd.ie::e1286f5f-5ea1-4d35-9408-4075dcc9a324"/>
  </w15:person>
  <w15:person w15:author="Microsoft Office User">
    <w15:presenceInfo w15:providerId="None" w15:userId="Microsoft Office User"/>
  </w15:person>
  <w15:person w15:author="Punit Gupta [2]">
    <w15:presenceInfo w15:providerId="AD" w15:userId="S::PGupta@staff.ncirl.ie::ff9ae8c6-95a1-4373-8bf1-e46c63e66b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1MDcxNbWwsDSwMDBQ0lEKTi0uzszPAykwqQUAiODikiwAAAA="/>
  </w:docVars>
  <w:rsids>
    <w:rsidRoot w:val="00434929"/>
    <w:rsid w:val="0001568E"/>
    <w:rsid w:val="000527C4"/>
    <w:rsid w:val="000D7898"/>
    <w:rsid w:val="0023459A"/>
    <w:rsid w:val="003356D4"/>
    <w:rsid w:val="00355ED8"/>
    <w:rsid w:val="00434929"/>
    <w:rsid w:val="00455823"/>
    <w:rsid w:val="00473650"/>
    <w:rsid w:val="0048659D"/>
    <w:rsid w:val="005151FB"/>
    <w:rsid w:val="00525B83"/>
    <w:rsid w:val="0057452D"/>
    <w:rsid w:val="005F5346"/>
    <w:rsid w:val="0066083F"/>
    <w:rsid w:val="00664780"/>
    <w:rsid w:val="007D6332"/>
    <w:rsid w:val="007E7C40"/>
    <w:rsid w:val="00835FB3"/>
    <w:rsid w:val="008A33CD"/>
    <w:rsid w:val="008A430C"/>
    <w:rsid w:val="008E078E"/>
    <w:rsid w:val="009018E0"/>
    <w:rsid w:val="009114F1"/>
    <w:rsid w:val="00944A92"/>
    <w:rsid w:val="009A2516"/>
    <w:rsid w:val="009A7736"/>
    <w:rsid w:val="009D204B"/>
    <w:rsid w:val="009E7DB5"/>
    <w:rsid w:val="00B91FE7"/>
    <w:rsid w:val="00BA73F4"/>
    <w:rsid w:val="00BD4788"/>
    <w:rsid w:val="00BE4A83"/>
    <w:rsid w:val="00BF46E6"/>
    <w:rsid w:val="00C230DA"/>
    <w:rsid w:val="00C52152"/>
    <w:rsid w:val="00C80916"/>
    <w:rsid w:val="00CE782B"/>
    <w:rsid w:val="00D216D7"/>
    <w:rsid w:val="00D42C84"/>
    <w:rsid w:val="00D81822"/>
    <w:rsid w:val="00DF5BFD"/>
    <w:rsid w:val="00E122EC"/>
    <w:rsid w:val="00E27B5A"/>
    <w:rsid w:val="00E451B4"/>
    <w:rsid w:val="00EE19A3"/>
    <w:rsid w:val="00EE7B15"/>
    <w:rsid w:val="00F41A53"/>
    <w:rsid w:val="00F71710"/>
    <w:rsid w:val="00F76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B79FB"/>
  <w15:docId w15:val="{E410C888-72D6-4EED-9E1C-63C9E002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I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92F"/>
    <w:rPr>
      <w:lang w:eastAsia="en-IE"/>
    </w:rPr>
  </w:style>
  <w:style w:type="paragraph" w:styleId="Heading1">
    <w:name w:val="heading 1"/>
    <w:basedOn w:val="Normal"/>
    <w:next w:val="Normal"/>
    <w:link w:val="Heading1Char"/>
    <w:uiPriority w:val="9"/>
    <w:qFormat/>
    <w:rsid w:val="001B292F"/>
    <w:pPr>
      <w:pBdr>
        <w:bottom w:val="single" w:sz="4" w:space="1" w:color="ED7D31"/>
      </w:pBdr>
      <w:spacing w:before="360" w:after="80" w:line="276" w:lineRule="auto"/>
      <w:outlineLvl w:val="0"/>
    </w:pPr>
    <w:rPr>
      <w:color w:val="0070C0"/>
      <w:sz w:val="40"/>
      <w:szCs w:val="40"/>
    </w:rPr>
  </w:style>
  <w:style w:type="paragraph" w:styleId="Heading2">
    <w:name w:val="heading 2"/>
    <w:basedOn w:val="Normal"/>
    <w:next w:val="Normal"/>
    <w:link w:val="Heading2Char"/>
    <w:uiPriority w:val="9"/>
    <w:unhideWhenUsed/>
    <w:qFormat/>
    <w:rsid w:val="001B292F"/>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308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292F"/>
    <w:rPr>
      <w:rFonts w:ascii="Calibri" w:eastAsia="Calibri" w:hAnsi="Calibri" w:cs="Calibri"/>
      <w:color w:val="0070C0"/>
      <w:sz w:val="40"/>
      <w:szCs w:val="40"/>
      <w:lang w:val="en-GB" w:eastAsia="en-IE"/>
    </w:rPr>
  </w:style>
  <w:style w:type="character" w:customStyle="1" w:styleId="Heading2Char">
    <w:name w:val="Heading 2 Char"/>
    <w:basedOn w:val="DefaultParagraphFont"/>
    <w:link w:val="Heading2"/>
    <w:uiPriority w:val="9"/>
    <w:rsid w:val="001B292F"/>
    <w:rPr>
      <w:rFonts w:ascii="Calibri" w:eastAsia="Calibri" w:hAnsi="Calibri" w:cs="Calibri"/>
      <w:color w:val="2F5496"/>
      <w:sz w:val="26"/>
      <w:szCs w:val="26"/>
      <w:lang w:val="en-GB" w:eastAsia="en-IE"/>
    </w:rPr>
  </w:style>
  <w:style w:type="character" w:styleId="FootnoteReference">
    <w:name w:val="footnote reference"/>
    <w:basedOn w:val="DefaultParagraphFont"/>
    <w:uiPriority w:val="99"/>
    <w:semiHidden/>
    <w:unhideWhenUsed/>
    <w:rsid w:val="001B292F"/>
    <w:rPr>
      <w:vertAlign w:val="superscript"/>
    </w:rPr>
  </w:style>
  <w:style w:type="character" w:styleId="Hyperlink">
    <w:name w:val="Hyperlink"/>
    <w:basedOn w:val="DefaultParagraphFont"/>
    <w:uiPriority w:val="99"/>
    <w:unhideWhenUsed/>
    <w:rsid w:val="001B292F"/>
    <w:rPr>
      <w:color w:val="0563C1" w:themeColor="hyperlink"/>
      <w:u w:val="single"/>
    </w:rPr>
  </w:style>
  <w:style w:type="paragraph" w:styleId="CommentText">
    <w:name w:val="annotation text"/>
    <w:basedOn w:val="Normal"/>
    <w:link w:val="CommentTextChar"/>
    <w:uiPriority w:val="99"/>
    <w:unhideWhenUsed/>
    <w:rsid w:val="001B292F"/>
    <w:pPr>
      <w:spacing w:line="240" w:lineRule="auto"/>
    </w:pPr>
  </w:style>
  <w:style w:type="character" w:customStyle="1" w:styleId="CommentTextChar">
    <w:name w:val="Comment Text Char"/>
    <w:basedOn w:val="DefaultParagraphFont"/>
    <w:link w:val="CommentText"/>
    <w:uiPriority w:val="99"/>
    <w:rsid w:val="001B292F"/>
    <w:rPr>
      <w:rFonts w:ascii="Calibri" w:eastAsia="Calibri" w:hAnsi="Calibri" w:cs="Calibri"/>
      <w:sz w:val="20"/>
      <w:szCs w:val="20"/>
      <w:lang w:val="en-GB" w:eastAsia="en-IE"/>
    </w:rPr>
  </w:style>
  <w:style w:type="paragraph" w:styleId="TOC1">
    <w:name w:val="toc 1"/>
    <w:basedOn w:val="Normal"/>
    <w:next w:val="Normal"/>
    <w:autoRedefine/>
    <w:uiPriority w:val="39"/>
    <w:unhideWhenUsed/>
    <w:rsid w:val="001B292F"/>
    <w:pPr>
      <w:spacing w:after="100"/>
    </w:pPr>
  </w:style>
  <w:style w:type="paragraph" w:styleId="TOC2">
    <w:name w:val="toc 2"/>
    <w:basedOn w:val="Normal"/>
    <w:next w:val="Normal"/>
    <w:autoRedefine/>
    <w:uiPriority w:val="39"/>
    <w:unhideWhenUsed/>
    <w:rsid w:val="001B292F"/>
    <w:pPr>
      <w:spacing w:after="100"/>
      <w:ind w:left="200"/>
    </w:pPr>
  </w:style>
  <w:style w:type="paragraph" w:styleId="TOC3">
    <w:name w:val="toc 3"/>
    <w:basedOn w:val="Normal"/>
    <w:next w:val="Normal"/>
    <w:autoRedefine/>
    <w:uiPriority w:val="39"/>
    <w:unhideWhenUsed/>
    <w:rsid w:val="001B292F"/>
    <w:pPr>
      <w:spacing w:after="100"/>
      <w:ind w:left="400"/>
    </w:pPr>
  </w:style>
  <w:style w:type="table" w:styleId="TableGrid">
    <w:name w:val="Table Grid"/>
    <w:basedOn w:val="TableNormal"/>
    <w:uiPriority w:val="39"/>
    <w:rsid w:val="00766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66EC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66E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15910"/>
    <w:pPr>
      <w:spacing w:after="0" w:line="240" w:lineRule="auto"/>
    </w:pPr>
  </w:style>
  <w:style w:type="character" w:customStyle="1" w:styleId="FootnoteTextChar">
    <w:name w:val="Footnote Text Char"/>
    <w:basedOn w:val="DefaultParagraphFont"/>
    <w:link w:val="FootnoteText"/>
    <w:uiPriority w:val="99"/>
    <w:semiHidden/>
    <w:rsid w:val="00C15910"/>
    <w:rPr>
      <w:rFonts w:ascii="Calibri" w:eastAsia="Calibri" w:hAnsi="Calibri" w:cs="Calibri"/>
      <w:sz w:val="20"/>
      <w:szCs w:val="20"/>
      <w:lang w:val="en-GB" w:eastAsia="en-IE"/>
    </w:rPr>
  </w:style>
  <w:style w:type="paragraph" w:styleId="ListParagraph">
    <w:name w:val="List Paragraph"/>
    <w:basedOn w:val="Normal"/>
    <w:uiPriority w:val="34"/>
    <w:qFormat/>
    <w:rsid w:val="004626B6"/>
    <w:pPr>
      <w:ind w:left="720"/>
      <w:contextualSpacing/>
    </w:pPr>
  </w:style>
  <w:style w:type="character" w:styleId="UnresolvedMention">
    <w:name w:val="Unresolved Mention"/>
    <w:basedOn w:val="DefaultParagraphFont"/>
    <w:uiPriority w:val="99"/>
    <w:semiHidden/>
    <w:unhideWhenUsed/>
    <w:rsid w:val="004F3DC3"/>
    <w:rPr>
      <w:color w:val="605E5C"/>
      <w:shd w:val="clear" w:color="auto" w:fill="E1DFDD"/>
    </w:rPr>
  </w:style>
  <w:style w:type="paragraph" w:styleId="Header">
    <w:name w:val="header"/>
    <w:basedOn w:val="Normal"/>
    <w:link w:val="HeaderChar"/>
    <w:uiPriority w:val="99"/>
    <w:unhideWhenUsed/>
    <w:rsid w:val="00623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B03"/>
    <w:rPr>
      <w:rFonts w:ascii="Calibri" w:eastAsia="Calibri" w:hAnsi="Calibri" w:cs="Calibri"/>
      <w:sz w:val="20"/>
      <w:szCs w:val="20"/>
      <w:lang w:val="en-GB" w:eastAsia="en-IE"/>
    </w:rPr>
  </w:style>
  <w:style w:type="paragraph" w:styleId="Footer">
    <w:name w:val="footer"/>
    <w:basedOn w:val="Normal"/>
    <w:link w:val="FooterChar"/>
    <w:uiPriority w:val="99"/>
    <w:unhideWhenUsed/>
    <w:rsid w:val="00623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B03"/>
    <w:rPr>
      <w:rFonts w:ascii="Calibri" w:eastAsia="Calibri" w:hAnsi="Calibri" w:cs="Calibri"/>
      <w:sz w:val="20"/>
      <w:szCs w:val="20"/>
      <w:lang w:val="en-GB" w:eastAsia="en-IE"/>
    </w:rPr>
  </w:style>
  <w:style w:type="character" w:customStyle="1" w:styleId="normaltextrun">
    <w:name w:val="normaltextrun"/>
    <w:basedOn w:val="DefaultParagraphFont"/>
    <w:rsid w:val="001E67C9"/>
  </w:style>
  <w:style w:type="character" w:customStyle="1" w:styleId="eop">
    <w:name w:val="eop"/>
    <w:basedOn w:val="DefaultParagraphFont"/>
    <w:rsid w:val="001E67C9"/>
  </w:style>
  <w:style w:type="paragraph" w:customStyle="1" w:styleId="paragraph">
    <w:name w:val="paragraph"/>
    <w:basedOn w:val="Normal"/>
    <w:rsid w:val="001E67C9"/>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character" w:styleId="Strong">
    <w:name w:val="Strong"/>
    <w:basedOn w:val="DefaultParagraphFont"/>
    <w:uiPriority w:val="22"/>
    <w:qFormat/>
    <w:rsid w:val="002A055C"/>
    <w:rPr>
      <w:b/>
      <w:bCs/>
    </w:rPr>
  </w:style>
  <w:style w:type="paragraph" w:styleId="NormalWeb">
    <w:name w:val="Normal (Web)"/>
    <w:basedOn w:val="Normal"/>
    <w:uiPriority w:val="99"/>
    <w:unhideWhenUsed/>
    <w:rsid w:val="0021094A"/>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paragraph" w:styleId="Revision">
    <w:name w:val="Revision"/>
    <w:hidden/>
    <w:uiPriority w:val="99"/>
    <w:semiHidden/>
    <w:rsid w:val="000E1C47"/>
    <w:pPr>
      <w:spacing w:after="0" w:line="240" w:lineRule="auto"/>
    </w:pPr>
    <w:rPr>
      <w:lang w:eastAsia="en-IE"/>
    </w:rPr>
  </w:style>
  <w:style w:type="character" w:customStyle="1" w:styleId="ref-lnk">
    <w:name w:val="ref-lnk"/>
    <w:basedOn w:val="DefaultParagraphFont"/>
    <w:rsid w:val="00EF64D6"/>
  </w:style>
  <w:style w:type="character" w:customStyle="1" w:styleId="off-screen">
    <w:name w:val="off-screen"/>
    <w:basedOn w:val="DefaultParagraphFont"/>
    <w:rsid w:val="00EF64D6"/>
  </w:style>
  <w:style w:type="paragraph" w:styleId="HTMLPreformatted">
    <w:name w:val="HTML Preformatted"/>
    <w:basedOn w:val="Normal"/>
    <w:link w:val="HTMLPreformattedChar"/>
    <w:uiPriority w:val="99"/>
    <w:semiHidden/>
    <w:unhideWhenUsed/>
    <w:rsid w:val="00757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IE"/>
    </w:rPr>
  </w:style>
  <w:style w:type="character" w:customStyle="1" w:styleId="HTMLPreformattedChar">
    <w:name w:val="HTML Preformatted Char"/>
    <w:basedOn w:val="DefaultParagraphFont"/>
    <w:link w:val="HTMLPreformatted"/>
    <w:uiPriority w:val="99"/>
    <w:semiHidden/>
    <w:rsid w:val="00757BEF"/>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757BEF"/>
    <w:rPr>
      <w:rFonts w:ascii="Courier New" w:eastAsia="Times New Roman" w:hAnsi="Courier New" w:cs="Courier New"/>
      <w:sz w:val="20"/>
      <w:szCs w:val="20"/>
    </w:rPr>
  </w:style>
  <w:style w:type="character" w:customStyle="1" w:styleId="na">
    <w:name w:val="na"/>
    <w:basedOn w:val="DefaultParagraphFont"/>
    <w:rsid w:val="00757BEF"/>
  </w:style>
  <w:style w:type="character" w:customStyle="1" w:styleId="pi">
    <w:name w:val="pi"/>
    <w:basedOn w:val="DefaultParagraphFont"/>
    <w:rsid w:val="00757BEF"/>
  </w:style>
  <w:style w:type="character" w:customStyle="1" w:styleId="s">
    <w:name w:val="s"/>
    <w:basedOn w:val="DefaultParagraphFont"/>
    <w:rsid w:val="00757BEF"/>
  </w:style>
  <w:style w:type="character" w:customStyle="1" w:styleId="Heading4Char">
    <w:name w:val="Heading 4 Char"/>
    <w:basedOn w:val="DefaultParagraphFont"/>
    <w:link w:val="Heading4"/>
    <w:uiPriority w:val="9"/>
    <w:semiHidden/>
    <w:rsid w:val="00A30889"/>
    <w:rPr>
      <w:rFonts w:asciiTheme="majorHAnsi" w:eastAsiaTheme="majorEastAsia" w:hAnsiTheme="majorHAnsi" w:cstheme="majorBidi"/>
      <w:i/>
      <w:iCs/>
      <w:color w:val="2F5496" w:themeColor="accent1" w:themeShade="BF"/>
      <w:sz w:val="20"/>
      <w:szCs w:val="20"/>
      <w:lang w:val="en-GB" w:eastAsia="en-I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CommentSubject">
    <w:name w:val="annotation subject"/>
    <w:basedOn w:val="CommentText"/>
    <w:next w:val="CommentText"/>
    <w:link w:val="CommentSubjectChar"/>
    <w:uiPriority w:val="99"/>
    <w:semiHidden/>
    <w:unhideWhenUsed/>
    <w:rsid w:val="0023459A"/>
    <w:rPr>
      <w:b/>
      <w:bCs/>
    </w:rPr>
  </w:style>
  <w:style w:type="character" w:customStyle="1" w:styleId="CommentSubjectChar">
    <w:name w:val="Comment Subject Char"/>
    <w:basedOn w:val="CommentTextChar"/>
    <w:link w:val="CommentSubject"/>
    <w:uiPriority w:val="99"/>
    <w:semiHidden/>
    <w:rsid w:val="0023459A"/>
    <w:rPr>
      <w:rFonts w:ascii="Calibri" w:eastAsia="Calibri" w:hAnsi="Calibri" w:cs="Calibri"/>
      <w:b/>
      <w:bCs/>
      <w:sz w:val="20"/>
      <w:szCs w:val="20"/>
      <w:lang w:val="en-GB"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3ED46B888448CF9B38315B35156203"/>
        <w:category>
          <w:name w:val="General"/>
          <w:gallery w:val="placeholder"/>
        </w:category>
        <w:types>
          <w:type w:val="bbPlcHdr"/>
        </w:types>
        <w:behaviors>
          <w:behavior w:val="content"/>
        </w:behaviors>
        <w:guid w:val="{AD70D527-A4C3-456D-864D-97887589DA63}"/>
      </w:docPartPr>
      <w:docPartBody>
        <w:p w:rsidR="00D71BB3" w:rsidRDefault="002D391F" w:rsidP="002D391F">
          <w:pPr>
            <w:pStyle w:val="0A3ED46B888448CF9B38315B35156203"/>
          </w:pPr>
          <w:r w:rsidRPr="00E17658">
            <w:rPr>
              <w:rStyle w:val="PlaceholderText"/>
            </w:rPr>
            <w:t>Click or tap here to enter text.</w:t>
          </w:r>
        </w:p>
      </w:docPartBody>
    </w:docPart>
    <w:docPart>
      <w:docPartPr>
        <w:name w:val="2660AC98C8414EEEA1E7E62E869D2FD3"/>
        <w:category>
          <w:name w:val="General"/>
          <w:gallery w:val="placeholder"/>
        </w:category>
        <w:types>
          <w:type w:val="bbPlcHdr"/>
        </w:types>
        <w:behaviors>
          <w:behavior w:val="content"/>
        </w:behaviors>
        <w:guid w:val="{6D2453D2-EBCD-442E-9288-143F0173087B}"/>
      </w:docPartPr>
      <w:docPartBody>
        <w:p w:rsidR="00D71BB3" w:rsidRDefault="002D391F" w:rsidP="002D391F">
          <w:pPr>
            <w:pStyle w:val="2660AC98C8414EEEA1E7E62E869D2FD3"/>
          </w:pPr>
          <w:r w:rsidRPr="00E176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1F"/>
    <w:rsid w:val="002D391F"/>
    <w:rsid w:val="002D7E55"/>
    <w:rsid w:val="00666267"/>
    <w:rsid w:val="00767466"/>
    <w:rsid w:val="00780B7A"/>
    <w:rsid w:val="008E282D"/>
    <w:rsid w:val="00AF001C"/>
    <w:rsid w:val="00D71BB3"/>
    <w:rsid w:val="00FC51C5"/>
    <w:rsid w:val="00FF7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391F"/>
    <w:rPr>
      <w:color w:val="808080"/>
    </w:rPr>
  </w:style>
  <w:style w:type="paragraph" w:customStyle="1" w:styleId="0A3ED46B888448CF9B38315B35156203">
    <w:name w:val="0A3ED46B888448CF9B38315B35156203"/>
    <w:rsid w:val="002D391F"/>
  </w:style>
  <w:style w:type="paragraph" w:customStyle="1" w:styleId="2660AC98C8414EEEA1E7E62E869D2FD3">
    <w:name w:val="2660AC98C8414EEEA1E7E62E869D2FD3"/>
    <w:rsid w:val="002D3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c36RDVbQTuSDb0TEU5lu55C3yQ==">AMUW2mXVofMbZrQttdTT9kiDgIyWTY0+RhGl72PzN2Jdk9Oi1mAQBF0v2swYO/kVEV1zNnNqVlRSP3uIVGoU5+L4BdxEswdjav/Y5mno6cV8qcuw5yaQ/lEvHMyBMFdGXufvuhqfdMyPdYl8yZpOc5fPq+4+yOi+a0sr6OjYv3oG/v5hJOzXkVc2hKr+0Q4YWDT/VYk7KRbifsfzUP6AnKZSqJbAWCH5TXTnfT/Htf7XrGG2kMghABZnj0lEj5+leOsjzBPmQGMJ9ZRk6pt9jEvT/Oi0FW8rkFdRF01PruxmqdsYb9a8WqXEPG9A6X6z+Ot27O+wPZgqi285Isc724ydM57Ils8qPKE15zCKIZ9ahi9BewB2G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6670</Words>
  <Characters>38023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 Godfrey</dc:creator>
  <cp:lastModifiedBy>Punit Gupta</cp:lastModifiedBy>
  <cp:revision>32</cp:revision>
  <dcterms:created xsi:type="dcterms:W3CDTF">2023-04-06T09:51:00Z</dcterms:created>
  <dcterms:modified xsi:type="dcterms:W3CDTF">2023-06-07T04:48:00Z</dcterms:modified>
</cp:coreProperties>
</file>